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AD7B29" w14:textId="77777777" w:rsidR="00393FAF" w:rsidRDefault="00393FAF" w:rsidP="00A3404F">
      <w:pPr>
        <w:pStyle w:val="ListBullet2"/>
      </w:pPr>
      <w:bookmarkStart w:id="0" w:name="_GoBack"/>
      <w:bookmarkEnd w:id="0"/>
      <w:r w:rsidRPr="00573B59">
        <w:t>Protocol Title</w:t>
      </w:r>
    </w:p>
    <w:p w14:paraId="3D5AE123" w14:textId="6BE2CB7A" w:rsidR="002E51B0" w:rsidRDefault="002E51B0" w:rsidP="002E51B0">
      <w:pPr>
        <w:pStyle w:val="ListBullet2"/>
        <w:numPr>
          <w:ilvl w:val="0"/>
          <w:numId w:val="0"/>
        </w:numPr>
        <w:ind w:left="360"/>
        <w:rPr>
          <w:b w:val="0"/>
          <w:sz w:val="24"/>
        </w:rPr>
      </w:pPr>
      <w:r w:rsidRPr="002E51B0">
        <w:rPr>
          <w:b w:val="0"/>
          <w:sz w:val="24"/>
        </w:rPr>
        <w:t xml:space="preserve">Validation of </w:t>
      </w:r>
      <w:proofErr w:type="spellStart"/>
      <w:proofErr w:type="gramStart"/>
      <w:r w:rsidRPr="002E51B0">
        <w:rPr>
          <w:b w:val="0"/>
          <w:sz w:val="24"/>
        </w:rPr>
        <w:t>a</w:t>
      </w:r>
      <w:proofErr w:type="spellEnd"/>
      <w:proofErr w:type="gramEnd"/>
      <w:r w:rsidRPr="002E51B0">
        <w:rPr>
          <w:b w:val="0"/>
          <w:sz w:val="24"/>
        </w:rPr>
        <w:t xml:space="preserve"> ankle diagnostic devic</w:t>
      </w:r>
      <w:ins w:id="1" w:author="Signorile, Joseph F" w:date="2018-10-31T16:47:00Z">
        <w:r w:rsidR="00B045E4">
          <w:rPr>
            <w:b w:val="0"/>
            <w:sz w:val="24"/>
          </w:rPr>
          <w:t>e</w:t>
        </w:r>
      </w:ins>
    </w:p>
    <w:p w14:paraId="627BBE53" w14:textId="77777777" w:rsidR="002E51B0" w:rsidRPr="00573B59" w:rsidRDefault="002E51B0" w:rsidP="002E51B0">
      <w:pPr>
        <w:pStyle w:val="ListBullet2"/>
        <w:numPr>
          <w:ilvl w:val="0"/>
          <w:numId w:val="0"/>
        </w:numPr>
        <w:ind w:left="360"/>
      </w:pPr>
    </w:p>
    <w:p w14:paraId="40416259" w14:textId="77777777" w:rsidR="00124545" w:rsidRPr="00573B59" w:rsidRDefault="00A80C90" w:rsidP="002E51B0">
      <w:pPr>
        <w:pStyle w:val="ListBullet2"/>
      </w:pPr>
      <w:r w:rsidRPr="00573B59">
        <w:t>IRB</w:t>
      </w:r>
      <w:r w:rsidR="00124545" w:rsidRPr="00573B59">
        <w:t xml:space="preserve"> </w:t>
      </w:r>
      <w:r w:rsidR="000E1FF1" w:rsidRPr="00573B59">
        <w:t xml:space="preserve">Review </w:t>
      </w:r>
      <w:r w:rsidR="009D0CF9" w:rsidRPr="00573B59">
        <w:t>History</w:t>
      </w:r>
      <w:r w:rsidR="0011551B" w:rsidRPr="00573B59">
        <w:t>*</w:t>
      </w:r>
    </w:p>
    <w:p w14:paraId="2766D543" w14:textId="77777777" w:rsidR="00124545" w:rsidRPr="00573B59" w:rsidRDefault="00C46003" w:rsidP="006D139A">
      <w:pPr>
        <w:pStyle w:val="BlockText"/>
        <w:ind w:left="0"/>
        <w:rPr>
          <w:i w:val="0"/>
        </w:rPr>
      </w:pPr>
      <w:r w:rsidRPr="00573B59">
        <w:rPr>
          <w:i w:val="0"/>
        </w:rPr>
        <w:t>N/A</w:t>
      </w:r>
      <w:r w:rsidR="006D068C" w:rsidRPr="00573B59">
        <w:rPr>
          <w:i w:val="0"/>
        </w:rPr>
        <w:t>.</w:t>
      </w:r>
      <w:r w:rsidR="00446DA4">
        <w:rPr>
          <w:i w:val="0"/>
        </w:rPr>
        <w:t xml:space="preserve"> </w:t>
      </w:r>
    </w:p>
    <w:p w14:paraId="2F103884" w14:textId="77777777" w:rsidR="00C46003" w:rsidRPr="00265DC7" w:rsidRDefault="00393FAF" w:rsidP="00265DC7">
      <w:pPr>
        <w:pStyle w:val="ListBullet2"/>
      </w:pPr>
      <w:r w:rsidRPr="00573B59">
        <w:t>Objectives</w:t>
      </w:r>
      <w:r w:rsidR="003603DC" w:rsidRPr="00573B59">
        <w:t>*</w:t>
      </w:r>
    </w:p>
    <w:p w14:paraId="1C54FD3E" w14:textId="77777777" w:rsidR="00152C27" w:rsidRPr="00F61F52" w:rsidRDefault="002E51B0" w:rsidP="00152C27">
      <w:pPr>
        <w:pStyle w:val="BlockText"/>
        <w:ind w:left="0"/>
        <w:rPr>
          <w:i w:val="0"/>
        </w:rPr>
      </w:pPr>
      <w:r>
        <w:rPr>
          <w:i w:val="0"/>
        </w:rPr>
        <w:t>To test the accuracy of a newly developed ankle diagnostic machine.</w:t>
      </w:r>
      <w:r w:rsidR="00A2248E">
        <w:rPr>
          <w:i w:val="0"/>
        </w:rPr>
        <w:t xml:space="preserve"> </w:t>
      </w:r>
      <w:r w:rsidR="009C0C97" w:rsidRPr="00F61F52">
        <w:rPr>
          <w:i w:val="0"/>
        </w:rPr>
        <w:t xml:space="preserve"> </w:t>
      </w:r>
    </w:p>
    <w:p w14:paraId="0383EC79" w14:textId="77777777" w:rsidR="00393FAF" w:rsidRPr="00573B59" w:rsidRDefault="00393FAF" w:rsidP="00152C27">
      <w:pPr>
        <w:pStyle w:val="BlockText"/>
        <w:ind w:left="0"/>
      </w:pPr>
      <w:r w:rsidRPr="00573B59">
        <w:t>Background</w:t>
      </w:r>
      <w:r w:rsidR="003603DC" w:rsidRPr="00573B59">
        <w:t>*</w:t>
      </w:r>
    </w:p>
    <w:p w14:paraId="7713933A" w14:textId="77777777" w:rsidR="00AD03CE" w:rsidRPr="002274B6" w:rsidRDefault="002E51B0" w:rsidP="006D139A">
      <w:pPr>
        <w:pStyle w:val="BlockText"/>
        <w:ind w:left="0"/>
        <w:rPr>
          <w:i w:val="0"/>
        </w:rPr>
      </w:pPr>
      <w:r>
        <w:rPr>
          <w:i w:val="0"/>
        </w:rPr>
        <w:t>Ankle diagnostics have been typically performed using subjective analysis.  This study will examine the validity and feasibility of use of a newly developed ankle diagnostic machine that can quantify limitations throughout an ankle range of motion.</w:t>
      </w:r>
      <w:r w:rsidR="005A37CC" w:rsidRPr="002274B6">
        <w:rPr>
          <w:i w:val="0"/>
        </w:rPr>
        <w:t xml:space="preserve"> </w:t>
      </w:r>
    </w:p>
    <w:p w14:paraId="45041DE4" w14:textId="77777777" w:rsidR="0011551B" w:rsidRPr="00573B59" w:rsidRDefault="0011551B" w:rsidP="00A3404F">
      <w:pPr>
        <w:pStyle w:val="ListBullet2"/>
        <w:rPr>
          <w:bCs/>
        </w:rPr>
      </w:pPr>
      <w:r w:rsidRPr="00573B59">
        <w:t>Inclusion and Exclusion Criteria*</w:t>
      </w:r>
    </w:p>
    <w:p w14:paraId="49FB9D8D" w14:textId="77777777" w:rsidR="000E7F86" w:rsidRPr="00573B59" w:rsidRDefault="000E7F86" w:rsidP="006D139A">
      <w:pPr>
        <w:pStyle w:val="BlockText"/>
        <w:ind w:left="0"/>
        <w:rPr>
          <w:i w:val="0"/>
        </w:rPr>
      </w:pPr>
      <w:r w:rsidRPr="00573B59">
        <w:rPr>
          <w:i w:val="0"/>
        </w:rPr>
        <w:t>To be included in the study subjects</w:t>
      </w:r>
      <w:r w:rsidR="00692023">
        <w:rPr>
          <w:i w:val="0"/>
        </w:rPr>
        <w:t>:</w:t>
      </w:r>
      <w:r w:rsidRPr="00573B59">
        <w:rPr>
          <w:i w:val="0"/>
        </w:rPr>
        <w:t xml:space="preserve"> </w:t>
      </w:r>
    </w:p>
    <w:p w14:paraId="54D80F60" w14:textId="77777777" w:rsidR="00692023" w:rsidRDefault="00692023" w:rsidP="00A3404F">
      <w:pPr>
        <w:pStyle w:val="BlockText"/>
        <w:numPr>
          <w:ilvl w:val="0"/>
          <w:numId w:val="19"/>
        </w:numPr>
        <w:ind w:left="1260"/>
        <w:rPr>
          <w:i w:val="0"/>
        </w:rPr>
      </w:pPr>
      <w:r>
        <w:rPr>
          <w:i w:val="0"/>
        </w:rPr>
        <w:t>M</w:t>
      </w:r>
      <w:r w:rsidRPr="00573B59">
        <w:rPr>
          <w:i w:val="0"/>
        </w:rPr>
        <w:t xml:space="preserve">ust be a man or woman between </w:t>
      </w:r>
      <w:r w:rsidR="002E51B0">
        <w:rPr>
          <w:i w:val="0"/>
        </w:rPr>
        <w:t>18</w:t>
      </w:r>
      <w:r w:rsidRPr="00573B59">
        <w:rPr>
          <w:i w:val="0"/>
        </w:rPr>
        <w:t xml:space="preserve"> and </w:t>
      </w:r>
      <w:r w:rsidR="002E51B0">
        <w:rPr>
          <w:i w:val="0"/>
        </w:rPr>
        <w:t>60</w:t>
      </w:r>
      <w:r w:rsidRPr="00573B59">
        <w:rPr>
          <w:i w:val="0"/>
        </w:rPr>
        <w:t xml:space="preserve"> years of age</w:t>
      </w:r>
      <w:r>
        <w:rPr>
          <w:i w:val="0"/>
        </w:rPr>
        <w:t>;</w:t>
      </w:r>
    </w:p>
    <w:p w14:paraId="7FD2B7F4" w14:textId="77777777" w:rsidR="002E51B0" w:rsidRPr="002E51B0" w:rsidRDefault="002E51B0" w:rsidP="00A3404F">
      <w:pPr>
        <w:pStyle w:val="BlockText"/>
        <w:numPr>
          <w:ilvl w:val="0"/>
          <w:numId w:val="18"/>
        </w:numPr>
        <w:spacing w:before="0" w:after="0"/>
        <w:ind w:left="1260"/>
      </w:pPr>
      <w:r>
        <w:rPr>
          <w:i w:val="0"/>
        </w:rPr>
        <w:t xml:space="preserve">has a previous self-reported injury of a lateral or medial ankle sprain confirmed by an athletic trainer or physical therapists examination </w:t>
      </w:r>
    </w:p>
    <w:p w14:paraId="51E802ED" w14:textId="77777777" w:rsidR="00EA3B9D" w:rsidRPr="00573B59" w:rsidRDefault="002E51B0" w:rsidP="00A3404F">
      <w:pPr>
        <w:pStyle w:val="BlockText"/>
        <w:numPr>
          <w:ilvl w:val="0"/>
          <w:numId w:val="18"/>
        </w:numPr>
        <w:spacing w:before="0" w:after="0"/>
        <w:ind w:left="1260"/>
      </w:pPr>
      <w:r>
        <w:rPr>
          <w:i w:val="0"/>
        </w:rPr>
        <w:t>m</w:t>
      </w:r>
      <w:r w:rsidR="009A6F98" w:rsidRPr="00573B59">
        <w:rPr>
          <w:i w:val="0"/>
        </w:rPr>
        <w:t xml:space="preserve">ay not </w:t>
      </w:r>
      <w:r w:rsidR="00EA3B9D" w:rsidRPr="00573B59">
        <w:rPr>
          <w:i w:val="0"/>
        </w:rPr>
        <w:t>have any uncontrolled neuromuscular or cardiovascular disease</w:t>
      </w:r>
      <w:r w:rsidR="00692023">
        <w:rPr>
          <w:i w:val="0"/>
        </w:rPr>
        <w:t>;</w:t>
      </w:r>
    </w:p>
    <w:p w14:paraId="4CC51E88" w14:textId="77777777" w:rsidR="00692023" w:rsidRPr="0020197F" w:rsidRDefault="00D27F95" w:rsidP="007666C0">
      <w:pPr>
        <w:pStyle w:val="BlockText"/>
        <w:numPr>
          <w:ilvl w:val="0"/>
          <w:numId w:val="18"/>
        </w:numPr>
        <w:spacing w:before="0" w:after="0"/>
        <w:ind w:left="1260"/>
      </w:pPr>
      <w:r w:rsidRPr="003B5DF2">
        <w:rPr>
          <w:i w:val="0"/>
        </w:rPr>
        <w:t>must be capable of ambulation for at least 50 feet with or without an assistive device and able to get up and down from the floor with minimal assistance</w:t>
      </w:r>
      <w:r w:rsidR="00692023">
        <w:rPr>
          <w:i w:val="0"/>
        </w:rPr>
        <w:t>;</w:t>
      </w:r>
      <w:r w:rsidR="003B5DF2" w:rsidRPr="003B5DF2">
        <w:rPr>
          <w:i w:val="0"/>
        </w:rPr>
        <w:t xml:space="preserve"> </w:t>
      </w:r>
    </w:p>
    <w:p w14:paraId="4131187B" w14:textId="77777777" w:rsidR="0020197F" w:rsidRPr="00692023" w:rsidRDefault="0020197F" w:rsidP="007666C0">
      <w:pPr>
        <w:pStyle w:val="BlockText"/>
        <w:numPr>
          <w:ilvl w:val="0"/>
          <w:numId w:val="18"/>
        </w:numPr>
        <w:spacing w:before="0" w:after="0"/>
        <w:ind w:left="1260"/>
      </w:pPr>
      <w:r>
        <w:rPr>
          <w:i w:val="0"/>
        </w:rPr>
        <w:t>May not have any metal inclusions or prior surgical history for the tested ankle.</w:t>
      </w:r>
    </w:p>
    <w:p w14:paraId="1384EEB1" w14:textId="77777777" w:rsidR="00EA3B9D" w:rsidRPr="00573B59" w:rsidRDefault="00EA3B9D" w:rsidP="00A3404F">
      <w:pPr>
        <w:pStyle w:val="BlockText"/>
        <w:spacing w:after="0"/>
        <w:rPr>
          <w:i w:val="0"/>
        </w:rPr>
      </w:pPr>
      <w:r w:rsidRPr="00573B59">
        <w:rPr>
          <w:i w:val="0"/>
        </w:rPr>
        <w:t xml:space="preserve">None of the following special populations will be included in the study: </w:t>
      </w:r>
    </w:p>
    <w:p w14:paraId="6DC5C521" w14:textId="77777777" w:rsidR="00EA3B9D" w:rsidRPr="00573B59" w:rsidRDefault="00EA3B9D" w:rsidP="00A3404F">
      <w:pPr>
        <w:pStyle w:val="List"/>
        <w:spacing w:before="0" w:beforeAutospacing="0"/>
        <w:ind w:left="1260"/>
        <w:rPr>
          <w:i w:val="0"/>
        </w:rPr>
      </w:pPr>
      <w:r w:rsidRPr="00573B59">
        <w:rPr>
          <w:i w:val="0"/>
        </w:rPr>
        <w:t>Adults unable to consent</w:t>
      </w:r>
    </w:p>
    <w:p w14:paraId="5728721B" w14:textId="77777777" w:rsidR="00EA3B9D" w:rsidRPr="00573B59" w:rsidRDefault="00EA3B9D" w:rsidP="00A3404F">
      <w:pPr>
        <w:pStyle w:val="List"/>
        <w:ind w:left="1260"/>
        <w:rPr>
          <w:i w:val="0"/>
        </w:rPr>
      </w:pPr>
      <w:r w:rsidRPr="00573B59">
        <w:rPr>
          <w:i w:val="0"/>
        </w:rPr>
        <w:t>Individuals who are not yet adults (infants, children, teenagers)</w:t>
      </w:r>
    </w:p>
    <w:p w14:paraId="45AE5E09" w14:textId="77777777" w:rsidR="00EA3B9D" w:rsidRPr="00573B59" w:rsidRDefault="00EA3B9D" w:rsidP="00A3404F">
      <w:pPr>
        <w:pStyle w:val="List"/>
        <w:ind w:left="1260"/>
        <w:rPr>
          <w:i w:val="0"/>
        </w:rPr>
      </w:pPr>
      <w:r w:rsidRPr="00573B59">
        <w:rPr>
          <w:i w:val="0"/>
        </w:rPr>
        <w:t>Pregnant women</w:t>
      </w:r>
    </w:p>
    <w:p w14:paraId="4D5A4C25" w14:textId="77777777" w:rsidR="00EA3B9D" w:rsidRPr="00573B59" w:rsidRDefault="00EA3B9D" w:rsidP="00A3404F">
      <w:pPr>
        <w:pStyle w:val="List"/>
        <w:ind w:left="1260"/>
        <w:rPr>
          <w:i w:val="0"/>
        </w:rPr>
      </w:pPr>
      <w:r w:rsidRPr="00573B59">
        <w:rPr>
          <w:i w:val="0"/>
        </w:rPr>
        <w:t>Prisoners</w:t>
      </w:r>
    </w:p>
    <w:p w14:paraId="1C280F38" w14:textId="77777777" w:rsidR="0011551B" w:rsidRPr="00573B59" w:rsidRDefault="0011551B" w:rsidP="00A3404F">
      <w:pPr>
        <w:pStyle w:val="ListBullet2"/>
        <w:rPr>
          <w:bCs/>
        </w:rPr>
      </w:pPr>
      <w:r w:rsidRPr="00573B59">
        <w:t>Number of Subjects*</w:t>
      </w:r>
    </w:p>
    <w:p w14:paraId="47DCA0C6" w14:textId="77777777" w:rsidR="0011551B" w:rsidRPr="00573B59" w:rsidRDefault="0020197F" w:rsidP="006D139A">
      <w:pPr>
        <w:pStyle w:val="BlockText"/>
        <w:ind w:left="0"/>
        <w:rPr>
          <w:i w:val="0"/>
        </w:rPr>
      </w:pPr>
      <w:r>
        <w:rPr>
          <w:i w:val="0"/>
        </w:rPr>
        <w:t>100</w:t>
      </w:r>
      <w:r w:rsidR="00D27F95" w:rsidRPr="00573B59">
        <w:rPr>
          <w:i w:val="0"/>
        </w:rPr>
        <w:t xml:space="preserve"> </w:t>
      </w:r>
      <w:r w:rsidR="000B2248" w:rsidRPr="00573B59">
        <w:rPr>
          <w:i w:val="0"/>
        </w:rPr>
        <w:t xml:space="preserve">subjects will be </w:t>
      </w:r>
      <w:r w:rsidR="00A55C13" w:rsidRPr="00573B59">
        <w:rPr>
          <w:i w:val="0"/>
        </w:rPr>
        <w:t>recruited,</w:t>
      </w:r>
      <w:r w:rsidR="000B2248" w:rsidRPr="00573B59">
        <w:rPr>
          <w:i w:val="0"/>
        </w:rPr>
        <w:t xml:space="preserve"> and all a</w:t>
      </w:r>
      <w:r w:rsidR="006C1D88">
        <w:rPr>
          <w:i w:val="0"/>
        </w:rPr>
        <w:t>ssessments will be performed at</w:t>
      </w:r>
      <w:r w:rsidR="00A55C13">
        <w:rPr>
          <w:i w:val="0"/>
        </w:rPr>
        <w:t xml:space="preserve"> </w:t>
      </w:r>
      <w:r w:rsidR="000B2248" w:rsidRPr="00573B59">
        <w:rPr>
          <w:i w:val="0"/>
        </w:rPr>
        <w:t>the Max Orovitz Laboratory Com</w:t>
      </w:r>
      <w:r w:rsidR="00A55C13">
        <w:rPr>
          <w:i w:val="0"/>
        </w:rPr>
        <w:t>plex on the Coral Gables camp</w:t>
      </w:r>
      <w:r w:rsidR="006C1D88">
        <w:rPr>
          <w:i w:val="0"/>
        </w:rPr>
        <w:t xml:space="preserve">us. </w:t>
      </w:r>
    </w:p>
    <w:p w14:paraId="7610A611" w14:textId="77777777" w:rsidR="0011551B" w:rsidRPr="00573B59" w:rsidRDefault="0011551B" w:rsidP="00A3404F">
      <w:pPr>
        <w:pStyle w:val="ListBullet2"/>
        <w:rPr>
          <w:bCs/>
        </w:rPr>
      </w:pPr>
      <w:r w:rsidRPr="00573B59">
        <w:t>Study-Wide Recruitment Methods*</w:t>
      </w:r>
    </w:p>
    <w:p w14:paraId="77BFC7B8" w14:textId="77777777" w:rsidR="0011551B" w:rsidRPr="00573B59" w:rsidRDefault="000B2248" w:rsidP="006D139A">
      <w:pPr>
        <w:pStyle w:val="BlockText"/>
        <w:ind w:left="0"/>
        <w:rPr>
          <w:i w:val="0"/>
        </w:rPr>
      </w:pPr>
      <w:r w:rsidRPr="00573B59">
        <w:rPr>
          <w:i w:val="0"/>
        </w:rPr>
        <w:t>Subjects will be recruited through flyers and personal communications</w:t>
      </w:r>
      <w:r w:rsidR="0020197F">
        <w:rPr>
          <w:i w:val="0"/>
        </w:rPr>
        <w:t>.</w:t>
      </w:r>
      <w:r w:rsidRPr="00573B59">
        <w:rPr>
          <w:i w:val="0"/>
        </w:rPr>
        <w:t xml:space="preserve"> </w:t>
      </w:r>
    </w:p>
    <w:p w14:paraId="135DCD44" w14:textId="77777777" w:rsidR="00DA1BFE" w:rsidRPr="00573B59" w:rsidRDefault="0011551B" w:rsidP="00A3404F">
      <w:pPr>
        <w:pStyle w:val="ListBullet2"/>
        <w:spacing w:after="240"/>
        <w:rPr>
          <w:bCs/>
        </w:rPr>
      </w:pPr>
      <w:r w:rsidRPr="00573B59">
        <w:t>Study Timelines*</w:t>
      </w:r>
    </w:p>
    <w:p w14:paraId="10986114" w14:textId="77777777" w:rsidR="0011551B" w:rsidRPr="00573B59" w:rsidRDefault="0020197F" w:rsidP="006D139A">
      <w:pPr>
        <w:pStyle w:val="List"/>
        <w:numPr>
          <w:ilvl w:val="0"/>
          <w:numId w:val="0"/>
        </w:numPr>
        <w:spacing w:before="0" w:beforeAutospacing="0"/>
        <w:rPr>
          <w:i w:val="0"/>
        </w:rPr>
      </w:pPr>
      <w:r>
        <w:rPr>
          <w:i w:val="0"/>
        </w:rPr>
        <w:t>Subjects will attend a single session.  First the subject</w:t>
      </w:r>
      <w:r w:rsidR="00F4425C">
        <w:rPr>
          <w:i w:val="0"/>
        </w:rPr>
        <w:t>’</w:t>
      </w:r>
      <w:r>
        <w:rPr>
          <w:i w:val="0"/>
        </w:rPr>
        <w:t xml:space="preserve">s ankle will be correctly aligned in the machine. Next the subject will perform three practice trial during which they will attempt to trace a predetermined circular path with the laser included on the anterior </w:t>
      </w:r>
      <w:r>
        <w:rPr>
          <w:i w:val="0"/>
        </w:rPr>
        <w:lastRenderedPageBreak/>
        <w:t xml:space="preserve">portion of the machine’s footplate.  Following these practice </w:t>
      </w:r>
      <w:proofErr w:type="gramStart"/>
      <w:r>
        <w:rPr>
          <w:i w:val="0"/>
        </w:rPr>
        <w:t>trial</w:t>
      </w:r>
      <w:proofErr w:type="gramEnd"/>
      <w:r>
        <w:rPr>
          <w:i w:val="0"/>
        </w:rPr>
        <w:t xml:space="preserve"> the subject will perform three test trial during which data will be collected using the machine’s self-contained variable resistors to determine foot position.   </w:t>
      </w:r>
    </w:p>
    <w:p w14:paraId="40D0F8A8" w14:textId="77777777" w:rsidR="0011551B" w:rsidRPr="00573B59" w:rsidRDefault="0011551B" w:rsidP="00A3404F">
      <w:pPr>
        <w:pStyle w:val="ListBullet2"/>
      </w:pPr>
      <w:r w:rsidRPr="00573B59">
        <w:t>Study Endpoints*</w:t>
      </w:r>
    </w:p>
    <w:p w14:paraId="2BE02E4F" w14:textId="77777777" w:rsidR="0011797F" w:rsidRDefault="00F4425C" w:rsidP="006D139A">
      <w:pPr>
        <w:pStyle w:val="BlockText"/>
        <w:ind w:left="0"/>
        <w:rPr>
          <w:i w:val="0"/>
        </w:rPr>
      </w:pPr>
      <w:r>
        <w:rPr>
          <w:i w:val="0"/>
        </w:rPr>
        <w:t>Patients will attend a single session.</w:t>
      </w:r>
    </w:p>
    <w:p w14:paraId="525D480B" w14:textId="77777777" w:rsidR="00A67F54" w:rsidRDefault="00A67F54" w:rsidP="006D139A">
      <w:pPr>
        <w:pStyle w:val="BlockText"/>
        <w:ind w:left="0"/>
        <w:rPr>
          <w:i w:val="0"/>
        </w:rPr>
      </w:pPr>
    </w:p>
    <w:p w14:paraId="5FA1A270" w14:textId="77777777" w:rsidR="00AD4FC1" w:rsidRPr="00F4425C" w:rsidRDefault="0011551B" w:rsidP="00A3404F">
      <w:pPr>
        <w:pStyle w:val="ListBullet2"/>
        <w:rPr>
          <w:bCs/>
        </w:rPr>
      </w:pPr>
      <w:r w:rsidRPr="00573B59">
        <w:t>Procedures Involved*</w:t>
      </w:r>
    </w:p>
    <w:p w14:paraId="56E197B9" w14:textId="0422A342" w:rsidR="00A67F54" w:rsidRDefault="00F4425C" w:rsidP="00F4425C">
      <w:pPr>
        <w:pStyle w:val="ListBullet2"/>
        <w:numPr>
          <w:ilvl w:val="0"/>
          <w:numId w:val="0"/>
        </w:numPr>
        <w:ind w:left="360"/>
        <w:rPr>
          <w:b w:val="0"/>
          <w:bCs/>
          <w:sz w:val="24"/>
        </w:rPr>
      </w:pPr>
      <w:r>
        <w:rPr>
          <w:b w:val="0"/>
          <w:bCs/>
          <w:sz w:val="24"/>
        </w:rPr>
        <w:t xml:space="preserve">Upon recruitment the subject will come to the Max Orovitz laboratory complex at 1507 Levante Ave. </w:t>
      </w:r>
      <w:r w:rsidR="00017ADC">
        <w:rPr>
          <w:b w:val="0"/>
          <w:bCs/>
          <w:sz w:val="24"/>
        </w:rPr>
        <w:t>They will be asked to complete a questionnaire detailing their ankle injury and perceived limitations. The subject’s reported limitations will then be assessed by a physical therapist or athletic trainer</w:t>
      </w:r>
      <w:r w:rsidR="00A034BF">
        <w:rPr>
          <w:b w:val="0"/>
          <w:bCs/>
          <w:sz w:val="24"/>
        </w:rPr>
        <w:t xml:space="preserve"> using the </w:t>
      </w:r>
      <w:proofErr w:type="spellStart"/>
      <w:r w:rsidR="00A034BF">
        <w:rPr>
          <w:b w:val="0"/>
          <w:bCs/>
          <w:sz w:val="24"/>
        </w:rPr>
        <w:t>Talar</w:t>
      </w:r>
      <w:proofErr w:type="spellEnd"/>
      <w:r w:rsidR="00A034BF">
        <w:rPr>
          <w:b w:val="0"/>
          <w:bCs/>
          <w:sz w:val="24"/>
        </w:rPr>
        <w:t xml:space="preserve"> Tilt</w:t>
      </w:r>
      <w:r w:rsidR="00FE0F87">
        <w:rPr>
          <w:b w:val="0"/>
          <w:bCs/>
          <w:sz w:val="24"/>
        </w:rPr>
        <w:t xml:space="preserve">, </w:t>
      </w:r>
      <w:proofErr w:type="spellStart"/>
      <w:r w:rsidR="00FE0F87">
        <w:rPr>
          <w:b w:val="0"/>
          <w:bCs/>
          <w:sz w:val="24"/>
        </w:rPr>
        <w:t>Talar</w:t>
      </w:r>
      <w:proofErr w:type="spellEnd"/>
      <w:r w:rsidR="00FE0F87">
        <w:rPr>
          <w:b w:val="0"/>
          <w:bCs/>
          <w:sz w:val="24"/>
        </w:rPr>
        <w:t xml:space="preserve"> Tilt-D, Anterior Draw and </w:t>
      </w:r>
      <w:r w:rsidR="00A034BF">
        <w:rPr>
          <w:b w:val="0"/>
          <w:bCs/>
          <w:sz w:val="24"/>
        </w:rPr>
        <w:t>External Rotation</w:t>
      </w:r>
      <w:r w:rsidR="00FE0F87">
        <w:rPr>
          <w:b w:val="0"/>
          <w:bCs/>
          <w:sz w:val="24"/>
        </w:rPr>
        <w:t xml:space="preserve"> Stress</w:t>
      </w:r>
      <w:r w:rsidR="00A034BF">
        <w:rPr>
          <w:b w:val="0"/>
          <w:bCs/>
          <w:sz w:val="24"/>
        </w:rPr>
        <w:t xml:space="preserve"> test</w:t>
      </w:r>
      <w:r w:rsidR="00FE0F87">
        <w:rPr>
          <w:b w:val="0"/>
          <w:bCs/>
          <w:sz w:val="24"/>
        </w:rPr>
        <w:t>s detailed in the Table below</w:t>
      </w:r>
      <w:r w:rsidR="00017ADC">
        <w:rPr>
          <w:b w:val="0"/>
          <w:bCs/>
          <w:sz w:val="24"/>
        </w:rPr>
        <w:t>. T</w:t>
      </w:r>
      <w:r w:rsidRPr="00F4425C">
        <w:rPr>
          <w:b w:val="0"/>
          <w:bCs/>
          <w:sz w:val="24"/>
        </w:rPr>
        <w:t>he subject</w:t>
      </w:r>
      <w:r w:rsidR="00017ADC">
        <w:rPr>
          <w:b w:val="0"/>
          <w:bCs/>
          <w:sz w:val="24"/>
        </w:rPr>
        <w:t>’</w:t>
      </w:r>
      <w:r w:rsidRPr="00F4425C">
        <w:rPr>
          <w:b w:val="0"/>
          <w:bCs/>
          <w:sz w:val="24"/>
        </w:rPr>
        <w:t xml:space="preserve">s ankle will </w:t>
      </w:r>
      <w:r w:rsidR="00017ADC">
        <w:rPr>
          <w:b w:val="0"/>
          <w:bCs/>
          <w:sz w:val="24"/>
        </w:rPr>
        <w:t xml:space="preserve">then </w:t>
      </w:r>
      <w:r w:rsidRPr="00F4425C">
        <w:rPr>
          <w:b w:val="0"/>
          <w:bCs/>
          <w:sz w:val="24"/>
        </w:rPr>
        <w:t>be correctly aligned in the machine</w:t>
      </w:r>
      <w:r w:rsidR="000F2792">
        <w:rPr>
          <w:b w:val="0"/>
          <w:bCs/>
          <w:sz w:val="24"/>
        </w:rPr>
        <w:t xml:space="preserve"> with the knee at 110</w:t>
      </w:r>
      <w:r w:rsidR="000F2792">
        <w:rPr>
          <w:b w:val="0"/>
          <w:bCs/>
          <w:sz w:val="24"/>
          <w:vertAlign w:val="superscript"/>
        </w:rPr>
        <w:t>o</w:t>
      </w:r>
      <w:r w:rsidR="000F2792">
        <w:rPr>
          <w:b w:val="0"/>
          <w:bCs/>
          <w:sz w:val="24"/>
        </w:rPr>
        <w:t>±10</w:t>
      </w:r>
      <w:r w:rsidR="000F2792">
        <w:rPr>
          <w:b w:val="0"/>
          <w:bCs/>
          <w:sz w:val="24"/>
          <w:vertAlign w:val="superscript"/>
        </w:rPr>
        <w:t>o</w:t>
      </w:r>
      <w:r w:rsidRPr="00F4425C">
        <w:rPr>
          <w:b w:val="0"/>
          <w:bCs/>
          <w:sz w:val="24"/>
        </w:rPr>
        <w:t xml:space="preserve">. </w:t>
      </w:r>
    </w:p>
    <w:p w14:paraId="278689C5" w14:textId="52387329" w:rsidR="00F4425C" w:rsidRDefault="00E040D3" w:rsidP="00F4425C">
      <w:pPr>
        <w:pStyle w:val="ListBullet2"/>
        <w:numPr>
          <w:ilvl w:val="0"/>
          <w:numId w:val="0"/>
        </w:numPr>
        <w:ind w:left="360"/>
        <w:rPr>
          <w:ins w:id="2" w:author="Signorile, Joseph F" w:date="2019-01-24T15:36:00Z"/>
          <w:b w:val="0"/>
          <w:bCs/>
          <w:sz w:val="24"/>
        </w:rPr>
      </w:pPr>
      <w:r>
        <w:rPr>
          <w:b w:val="0"/>
          <w:bCs/>
          <w:noProof/>
        </w:rPr>
        <w:drawing>
          <wp:anchor distT="0" distB="0" distL="114300" distR="114300" simplePos="0" relativeHeight="251660288" behindDoc="1" locked="0" layoutInCell="1" allowOverlap="1" wp14:anchorId="6DAFFC3B" wp14:editId="1D79C9C8">
            <wp:simplePos x="0" y="0"/>
            <wp:positionH relativeFrom="column">
              <wp:posOffset>2967355</wp:posOffset>
            </wp:positionH>
            <wp:positionV relativeFrom="paragraph">
              <wp:posOffset>957580</wp:posOffset>
            </wp:positionV>
            <wp:extent cx="2771775" cy="3695700"/>
            <wp:effectExtent l="0" t="0" r="9525" b="0"/>
            <wp:wrapTight wrapText="bothSides">
              <wp:wrapPolygon edited="0">
                <wp:start x="0" y="0"/>
                <wp:lineTo x="0" y="21489"/>
                <wp:lineTo x="21526" y="21489"/>
                <wp:lineTo x="2152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JPG"/>
                    <pic:cNvPicPr/>
                  </pic:nvPicPr>
                  <pic:blipFill>
                    <a:blip r:embed="rId8">
                      <a:extLst>
                        <a:ext uri="{28A0092B-C50C-407E-A947-70E740481C1C}">
                          <a14:useLocalDpi xmlns:a14="http://schemas.microsoft.com/office/drawing/2010/main" val="0"/>
                        </a:ext>
                      </a:extLst>
                    </a:blip>
                    <a:stretch>
                      <a:fillRect/>
                    </a:stretch>
                  </pic:blipFill>
                  <pic:spPr>
                    <a:xfrm>
                      <a:off x="0" y="0"/>
                      <a:ext cx="2771775" cy="3695700"/>
                    </a:xfrm>
                    <a:prstGeom prst="rect">
                      <a:avLst/>
                    </a:prstGeom>
                  </pic:spPr>
                </pic:pic>
              </a:graphicData>
            </a:graphic>
            <wp14:sizeRelH relativeFrom="page">
              <wp14:pctWidth>0</wp14:pctWidth>
            </wp14:sizeRelH>
            <wp14:sizeRelV relativeFrom="page">
              <wp14:pctHeight>0</wp14:pctHeight>
            </wp14:sizeRelV>
          </wp:anchor>
        </w:drawing>
      </w:r>
      <w:r w:rsidR="009548F3">
        <w:rPr>
          <w:b w:val="0"/>
          <w:bCs/>
          <w:noProof/>
          <w:sz w:val="24"/>
        </w:rPr>
        <w:drawing>
          <wp:anchor distT="0" distB="0" distL="114300" distR="114300" simplePos="0" relativeHeight="251659264" behindDoc="1" locked="0" layoutInCell="1" allowOverlap="1" wp14:anchorId="68C76EC8" wp14:editId="292661BD">
            <wp:simplePos x="0" y="0"/>
            <wp:positionH relativeFrom="column">
              <wp:posOffset>121285</wp:posOffset>
            </wp:positionH>
            <wp:positionV relativeFrom="paragraph">
              <wp:posOffset>960120</wp:posOffset>
            </wp:positionV>
            <wp:extent cx="2771775" cy="3695700"/>
            <wp:effectExtent l="0" t="0" r="9525" b="0"/>
            <wp:wrapTight wrapText="bothSides">
              <wp:wrapPolygon edited="0">
                <wp:start x="0" y="0"/>
                <wp:lineTo x="0" y="21489"/>
                <wp:lineTo x="21526" y="21489"/>
                <wp:lineTo x="2152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JPG"/>
                    <pic:cNvPicPr/>
                  </pic:nvPicPr>
                  <pic:blipFill>
                    <a:blip r:embed="rId9">
                      <a:extLst>
                        <a:ext uri="{BEBA8EAE-BF5A-486C-A8C5-ECC9F3942E4B}">
                          <a14:imgProps xmlns:a14="http://schemas.microsoft.com/office/drawing/2010/main">
                            <a14:imgLayer r:embed="rId10">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2771775" cy="3695700"/>
                    </a:xfrm>
                    <a:prstGeom prst="rect">
                      <a:avLst/>
                    </a:prstGeom>
                  </pic:spPr>
                </pic:pic>
              </a:graphicData>
            </a:graphic>
            <wp14:sizeRelH relativeFrom="page">
              <wp14:pctWidth>0</wp14:pctWidth>
            </wp14:sizeRelH>
            <wp14:sizeRelV relativeFrom="page">
              <wp14:pctHeight>0</wp14:pctHeight>
            </wp14:sizeRelV>
          </wp:anchor>
        </w:drawing>
      </w:r>
      <w:r w:rsidR="00F4425C" w:rsidRPr="00F4425C">
        <w:rPr>
          <w:b w:val="0"/>
          <w:bCs/>
          <w:sz w:val="24"/>
        </w:rPr>
        <w:t>Next the subject will perform three practice trial</w:t>
      </w:r>
      <w:r w:rsidR="000F2792">
        <w:rPr>
          <w:b w:val="0"/>
          <w:bCs/>
          <w:sz w:val="24"/>
        </w:rPr>
        <w:t>s</w:t>
      </w:r>
      <w:r w:rsidR="00F4425C" w:rsidRPr="00F4425C">
        <w:rPr>
          <w:b w:val="0"/>
          <w:bCs/>
          <w:sz w:val="24"/>
        </w:rPr>
        <w:t xml:space="preserve"> during which they will attempt to trace a predetermined circular path with the laser included on the anterior portion of the machine’s footplate.  Following these practice </w:t>
      </w:r>
      <w:proofErr w:type="gramStart"/>
      <w:r w:rsidR="00F4425C" w:rsidRPr="00F4425C">
        <w:rPr>
          <w:b w:val="0"/>
          <w:bCs/>
          <w:sz w:val="24"/>
        </w:rPr>
        <w:t>trial</w:t>
      </w:r>
      <w:proofErr w:type="gramEnd"/>
      <w:r w:rsidR="00F4425C" w:rsidRPr="00F4425C">
        <w:rPr>
          <w:b w:val="0"/>
          <w:bCs/>
          <w:sz w:val="24"/>
        </w:rPr>
        <w:t xml:space="preserve"> the subject will perform three test trial during which data will be collected using the machine’s self-contained variable resistors to determine foot position.</w:t>
      </w:r>
      <w:ins w:id="3" w:author="Signorile, Joseph F" w:date="2019-01-14T08:28:00Z">
        <w:r>
          <w:rPr>
            <w:b w:val="0"/>
            <w:bCs/>
            <w:sz w:val="24"/>
          </w:rPr>
          <w:t xml:space="preserve"> The machine is constructed </w:t>
        </w:r>
      </w:ins>
      <w:ins w:id="4" w:author="Signorile, Joseph F" w:date="2019-01-14T08:29:00Z">
        <w:r>
          <w:rPr>
            <w:b w:val="0"/>
            <w:bCs/>
            <w:sz w:val="24"/>
          </w:rPr>
          <w:t xml:space="preserve">of aluminum with stainless steel fasteners. </w:t>
        </w:r>
      </w:ins>
      <w:ins w:id="5" w:author="Signorile, Joseph F" w:date="2019-01-14T08:30:00Z">
        <w:r>
          <w:rPr>
            <w:b w:val="0"/>
            <w:bCs/>
            <w:sz w:val="24"/>
          </w:rPr>
          <w:t>The target plate is of high-density plastic mounted to a</w:t>
        </w:r>
      </w:ins>
      <w:ins w:id="6" w:author="Signorile, Joseph F" w:date="2019-01-14T08:31:00Z">
        <w:r>
          <w:rPr>
            <w:b w:val="0"/>
            <w:bCs/>
            <w:sz w:val="24"/>
          </w:rPr>
          <w:t xml:space="preserve">n acrylic plate and held by aluminum bars.  The laser is </w:t>
        </w:r>
      </w:ins>
      <w:ins w:id="7" w:author="Signorile, Joseph F" w:date="2019-01-24T15:28:00Z">
        <w:r w:rsidR="00DC31A0">
          <w:rPr>
            <w:b w:val="0"/>
            <w:bCs/>
            <w:sz w:val="24"/>
          </w:rPr>
          <w:t>permanently</w:t>
        </w:r>
      </w:ins>
      <w:ins w:id="8" w:author="Signorile, Joseph F" w:date="2019-01-14T08:32:00Z">
        <w:r>
          <w:rPr>
            <w:b w:val="0"/>
            <w:bCs/>
            <w:sz w:val="24"/>
          </w:rPr>
          <w:t xml:space="preserve"> mounted to the footplate an</w:t>
        </w:r>
      </w:ins>
      <w:ins w:id="9" w:author="Signorile, Joseph F" w:date="2019-01-14T08:33:00Z">
        <w:r>
          <w:rPr>
            <w:b w:val="0"/>
            <w:bCs/>
            <w:sz w:val="24"/>
          </w:rPr>
          <w:t>d</w:t>
        </w:r>
      </w:ins>
      <w:ins w:id="10" w:author="Signorile, Joseph F" w:date="2019-01-14T08:32:00Z">
        <w:r>
          <w:rPr>
            <w:b w:val="0"/>
            <w:bCs/>
            <w:sz w:val="24"/>
          </w:rPr>
          <w:t xml:space="preserve"> the distance from the target ranges fro</w:t>
        </w:r>
      </w:ins>
      <w:ins w:id="11" w:author="Signorile, Joseph F" w:date="2019-01-14T08:33:00Z">
        <w:r>
          <w:rPr>
            <w:b w:val="0"/>
            <w:bCs/>
            <w:sz w:val="24"/>
          </w:rPr>
          <w:t xml:space="preserve">m 1 to 3 cm. </w:t>
        </w:r>
      </w:ins>
      <w:ins w:id="12" w:author="Signorile, Joseph F" w:date="2019-01-24T15:29:00Z">
        <w:r w:rsidR="00DC31A0">
          <w:rPr>
            <w:b w:val="0"/>
            <w:bCs/>
            <w:sz w:val="24"/>
          </w:rPr>
          <w:t xml:space="preserve">The laser </w:t>
        </w:r>
      </w:ins>
      <w:ins w:id="13" w:author="Signorile, Joseph F" w:date="2019-01-24T15:35:00Z">
        <w:r w:rsidR="00DC31A0">
          <w:rPr>
            <w:b w:val="0"/>
            <w:bCs/>
            <w:sz w:val="24"/>
          </w:rPr>
          <w:t>is a Laser Chase II which is common</w:t>
        </w:r>
      </w:ins>
      <w:ins w:id="14" w:author="Signorile, Joseph F" w:date="2019-01-24T15:36:00Z">
        <w:r w:rsidR="00DC31A0">
          <w:rPr>
            <w:b w:val="0"/>
            <w:bCs/>
            <w:sz w:val="24"/>
          </w:rPr>
          <w:t xml:space="preserve">ly used for playing with cats and </w:t>
        </w:r>
        <w:r w:rsidR="00DC31A0">
          <w:rPr>
            <w:b w:val="0"/>
            <w:bCs/>
            <w:sz w:val="24"/>
          </w:rPr>
          <w:lastRenderedPageBreak/>
          <w:t xml:space="preserve">dogs. It </w:t>
        </w:r>
      </w:ins>
      <w:ins w:id="15" w:author="Signorile, Joseph F" w:date="2019-01-24T15:29:00Z">
        <w:r w:rsidR="00DC31A0">
          <w:rPr>
            <w:b w:val="0"/>
            <w:bCs/>
            <w:sz w:val="24"/>
          </w:rPr>
          <w:t xml:space="preserve">emits a red light with a </w:t>
        </w:r>
      </w:ins>
      <w:ins w:id="16" w:author="Signorile, Joseph F" w:date="2019-01-24T15:30:00Z">
        <w:r w:rsidR="00DC31A0">
          <w:rPr>
            <w:b w:val="0"/>
            <w:bCs/>
            <w:sz w:val="24"/>
          </w:rPr>
          <w:t xml:space="preserve">maximum output of 5.0 </w:t>
        </w:r>
        <w:proofErr w:type="spellStart"/>
        <w:r w:rsidR="00DC31A0">
          <w:rPr>
            <w:b w:val="0"/>
            <w:bCs/>
            <w:sz w:val="24"/>
          </w:rPr>
          <w:t>mW</w:t>
        </w:r>
        <w:proofErr w:type="spellEnd"/>
        <w:r w:rsidR="00DC31A0">
          <w:rPr>
            <w:b w:val="0"/>
            <w:bCs/>
            <w:sz w:val="24"/>
          </w:rPr>
          <w:t xml:space="preserve"> at a wavelength of </w:t>
        </w:r>
      </w:ins>
      <w:ins w:id="17" w:author="Signorile, Joseph F" w:date="2019-01-24T15:31:00Z">
        <w:r w:rsidR="00DC31A0">
          <w:rPr>
            <w:b w:val="0"/>
            <w:bCs/>
            <w:sz w:val="24"/>
          </w:rPr>
          <w:t>650nm</w:t>
        </w:r>
      </w:ins>
      <w:ins w:id="18" w:author="Signorile, Joseph F" w:date="2019-01-24T15:32:00Z">
        <w:r w:rsidR="00DC31A0">
          <w:rPr>
            <w:b w:val="0"/>
            <w:bCs/>
            <w:sz w:val="24"/>
          </w:rPr>
          <w:t xml:space="preserve">. The attached warning on the labeling reads: </w:t>
        </w:r>
      </w:ins>
      <w:ins w:id="19" w:author="Signorile, Joseph F" w:date="2019-01-24T15:37:00Z">
        <w:r w:rsidR="00DC31A0">
          <w:rPr>
            <w:b w:val="0"/>
            <w:bCs/>
            <w:sz w:val="24"/>
          </w:rPr>
          <w:t>“</w:t>
        </w:r>
      </w:ins>
      <w:ins w:id="20" w:author="Signorile, Joseph F" w:date="2019-01-24T15:32:00Z">
        <w:r w:rsidR="00DC31A0">
          <w:rPr>
            <w:b w:val="0"/>
            <w:bCs/>
            <w:sz w:val="24"/>
          </w:rPr>
          <w:t>WARNING:</w:t>
        </w:r>
      </w:ins>
      <w:ins w:id="21" w:author="Signorile, Joseph F" w:date="2019-01-24T15:33:00Z">
        <w:r w:rsidR="00DC31A0">
          <w:rPr>
            <w:b w:val="0"/>
            <w:bCs/>
            <w:sz w:val="24"/>
          </w:rPr>
          <w:t xml:space="preserve"> Avoid direct contact with laser beam. Do not point laser at eyes of people or animals</w:t>
        </w:r>
      </w:ins>
      <w:ins w:id="22" w:author="Signorile, Joseph F" w:date="2019-01-24T15:34:00Z">
        <w:r w:rsidR="00DC31A0">
          <w:rPr>
            <w:b w:val="0"/>
            <w:bCs/>
            <w:sz w:val="24"/>
          </w:rPr>
          <w:t>. Keep out of reach of small children. Adult supervision required.</w:t>
        </w:r>
      </w:ins>
      <w:ins w:id="23" w:author="Signorile, Joseph F" w:date="2019-01-24T15:37:00Z">
        <w:r w:rsidR="00DC31A0">
          <w:rPr>
            <w:b w:val="0"/>
            <w:bCs/>
            <w:sz w:val="24"/>
          </w:rPr>
          <w:t>”</w:t>
        </w:r>
      </w:ins>
    </w:p>
    <w:p w14:paraId="64828E56" w14:textId="77777777" w:rsidR="00DC31A0" w:rsidRPr="00F4425C" w:rsidRDefault="00DC31A0" w:rsidP="00F4425C">
      <w:pPr>
        <w:pStyle w:val="ListBullet2"/>
        <w:numPr>
          <w:ilvl w:val="0"/>
          <w:numId w:val="0"/>
        </w:numPr>
        <w:ind w:left="360"/>
        <w:rPr>
          <w:b w:val="0"/>
          <w:bCs/>
          <w:sz w:val="24"/>
        </w:rPr>
      </w:pPr>
    </w:p>
    <w:p w14:paraId="3911FEBC" w14:textId="4F19A587" w:rsidR="00A041EF" w:rsidRDefault="00A041EF" w:rsidP="00A034BF">
      <w:pPr>
        <w:ind w:left="360"/>
        <w:rPr>
          <w:ins w:id="24" w:author="Signorile, Joseph F" w:date="2019-01-24T15:46:00Z"/>
          <w:rFonts w:ascii="Times New Roman" w:hAnsi="Times New Roman"/>
          <w:bCs/>
        </w:rPr>
      </w:pPr>
      <w:ins w:id="25" w:author="Signorile, Joseph F" w:date="2019-01-24T15:42:00Z">
        <w:r>
          <w:rPr>
            <w:rFonts w:ascii="Times New Roman" w:hAnsi="Times New Roman"/>
            <w:bCs/>
          </w:rPr>
          <w:t>The subject will be asked to follow the circular targe</w:t>
        </w:r>
      </w:ins>
      <w:ins w:id="26" w:author="Signorile, Joseph F" w:date="2019-01-24T15:43:00Z">
        <w:r>
          <w:rPr>
            <w:rFonts w:ascii="Times New Roman" w:hAnsi="Times New Roman"/>
            <w:bCs/>
          </w:rPr>
          <w:t>t with the laser pointer.  Any deviation from the circular path will be i</w:t>
        </w:r>
      </w:ins>
      <w:ins w:id="27" w:author="Signorile, Joseph F" w:date="2019-01-24T15:44:00Z">
        <w:r>
          <w:rPr>
            <w:rFonts w:ascii="Times New Roman" w:hAnsi="Times New Roman"/>
            <w:bCs/>
          </w:rPr>
          <w:t xml:space="preserve">ndicative of a range of motion limitation due to the subject’s ankle </w:t>
        </w:r>
      </w:ins>
      <w:ins w:id="28" w:author="Signorile, Joseph F" w:date="2019-01-24T15:45:00Z">
        <w:r>
          <w:rPr>
            <w:rFonts w:ascii="Times New Roman" w:hAnsi="Times New Roman"/>
            <w:bCs/>
          </w:rPr>
          <w:t>sprain.  Therefore</w:t>
        </w:r>
      </w:ins>
      <w:ins w:id="29" w:author="Signorile, Joseph F" w:date="2019-01-24T15:47:00Z">
        <w:r>
          <w:rPr>
            <w:rFonts w:ascii="Times New Roman" w:hAnsi="Times New Roman"/>
            <w:bCs/>
          </w:rPr>
          <w:t>,</w:t>
        </w:r>
      </w:ins>
      <w:ins w:id="30" w:author="Signorile, Joseph F" w:date="2019-01-24T15:45:00Z">
        <w:r>
          <w:rPr>
            <w:rFonts w:ascii="Times New Roman" w:hAnsi="Times New Roman"/>
            <w:bCs/>
          </w:rPr>
          <w:t xml:space="preserve"> the purpose of the machine is to detect specific areas of deficit to allow</w:t>
        </w:r>
      </w:ins>
      <w:ins w:id="31" w:author="Signorile, Joseph F" w:date="2019-01-24T15:46:00Z">
        <w:r>
          <w:rPr>
            <w:rFonts w:ascii="Times New Roman" w:hAnsi="Times New Roman"/>
            <w:bCs/>
          </w:rPr>
          <w:t xml:space="preserve"> physical therapist or trainers to target those areas for rehabilitation.</w:t>
        </w:r>
      </w:ins>
    </w:p>
    <w:p w14:paraId="29E847DD" w14:textId="77777777" w:rsidR="00A041EF" w:rsidRDefault="00A041EF" w:rsidP="00A034BF">
      <w:pPr>
        <w:ind w:left="360"/>
        <w:rPr>
          <w:ins w:id="32" w:author="Signorile, Joseph F" w:date="2019-01-24T15:46:00Z"/>
          <w:rFonts w:ascii="Times New Roman" w:hAnsi="Times New Roman"/>
          <w:bCs/>
        </w:rPr>
      </w:pPr>
    </w:p>
    <w:p w14:paraId="6F60242E" w14:textId="02664EC3" w:rsidR="006D139A" w:rsidRPr="00A034BF" w:rsidRDefault="00A041EF" w:rsidP="00A034BF">
      <w:pPr>
        <w:ind w:left="360"/>
        <w:rPr>
          <w:rFonts w:ascii="Times New Roman" w:hAnsi="Times New Roman"/>
          <w:bCs/>
        </w:rPr>
      </w:pPr>
      <w:ins w:id="33" w:author="Signorile, Joseph F" w:date="2019-01-24T15:44:00Z">
        <w:r>
          <w:rPr>
            <w:rFonts w:ascii="Times New Roman" w:hAnsi="Times New Roman"/>
            <w:bCs/>
          </w:rPr>
          <w:t xml:space="preserve"> </w:t>
        </w:r>
      </w:ins>
      <w:r w:rsidR="00A034BF" w:rsidRPr="00A034BF">
        <w:rPr>
          <w:rFonts w:ascii="Times New Roman" w:hAnsi="Times New Roman"/>
          <w:bCs/>
        </w:rPr>
        <w:t>Pictures and videotaping may occur during testing if the subject completes the HSRO Audio/Video/Photography Authorization form.</w:t>
      </w:r>
    </w:p>
    <w:p w14:paraId="11512161" w14:textId="3FDDE023" w:rsidR="00A034BF" w:rsidRDefault="00A034BF" w:rsidP="00A034BF">
      <w:pPr>
        <w:pStyle w:val="Default"/>
      </w:pPr>
    </w:p>
    <w:p w14:paraId="6C025451" w14:textId="188A27B3" w:rsidR="00FE0F87" w:rsidRDefault="00FE0F87" w:rsidP="00FE0F87">
      <w:r>
        <w:t>The following are to be completed by the Athletic Trainer/Physical Therapist:</w:t>
      </w:r>
    </w:p>
    <w:tbl>
      <w:tblPr>
        <w:tblStyle w:val="TableGrid"/>
        <w:tblW w:w="9353" w:type="dxa"/>
        <w:tblLayout w:type="fixed"/>
        <w:tblLook w:val="04A0" w:firstRow="1" w:lastRow="0" w:firstColumn="1" w:lastColumn="0" w:noHBand="0" w:noVBand="1"/>
      </w:tblPr>
      <w:tblGrid>
        <w:gridCol w:w="4855"/>
        <w:gridCol w:w="629"/>
        <w:gridCol w:w="450"/>
        <w:gridCol w:w="540"/>
        <w:gridCol w:w="631"/>
        <w:gridCol w:w="2248"/>
      </w:tblGrid>
      <w:tr w:rsidR="00FE0F87" w14:paraId="59939C86" w14:textId="77777777" w:rsidTr="00A041EF">
        <w:trPr>
          <w:trHeight w:val="231"/>
        </w:trPr>
        <w:tc>
          <w:tcPr>
            <w:tcW w:w="4855" w:type="dxa"/>
            <w:vMerge w:val="restart"/>
            <w:vAlign w:val="center"/>
          </w:tcPr>
          <w:p w14:paraId="306985E9" w14:textId="77777777" w:rsidR="00FE0F87" w:rsidRPr="00415646" w:rsidRDefault="00FE0F87" w:rsidP="001530C7">
            <w:pPr>
              <w:jc w:val="center"/>
              <w:rPr>
                <w:b/>
              </w:rPr>
            </w:pPr>
            <w:r w:rsidRPr="00415646">
              <w:rPr>
                <w:b/>
              </w:rPr>
              <w:t>Special Tests</w:t>
            </w:r>
          </w:p>
        </w:tc>
        <w:tc>
          <w:tcPr>
            <w:tcW w:w="1079" w:type="dxa"/>
            <w:gridSpan w:val="2"/>
          </w:tcPr>
          <w:p w14:paraId="5B43176E" w14:textId="77777777" w:rsidR="00FE0F87" w:rsidRPr="00415646" w:rsidRDefault="00FE0F87" w:rsidP="001530C7">
            <w:pPr>
              <w:jc w:val="center"/>
              <w:rPr>
                <w:b/>
              </w:rPr>
            </w:pPr>
            <w:r w:rsidRPr="00415646">
              <w:rPr>
                <w:b/>
              </w:rPr>
              <w:t>Positive Test (+)</w:t>
            </w:r>
          </w:p>
          <w:p w14:paraId="37E6C45B" w14:textId="77777777" w:rsidR="00FE0F87" w:rsidRPr="00415646" w:rsidRDefault="00FE0F87" w:rsidP="001530C7">
            <w:pPr>
              <w:jc w:val="center"/>
              <w:rPr>
                <w:b/>
              </w:rPr>
            </w:pPr>
          </w:p>
        </w:tc>
        <w:tc>
          <w:tcPr>
            <w:tcW w:w="1171" w:type="dxa"/>
            <w:gridSpan w:val="2"/>
          </w:tcPr>
          <w:p w14:paraId="2B07B864" w14:textId="77777777" w:rsidR="00FE0F87" w:rsidRPr="00415646" w:rsidRDefault="00FE0F87" w:rsidP="001530C7">
            <w:pPr>
              <w:jc w:val="center"/>
              <w:rPr>
                <w:b/>
              </w:rPr>
            </w:pPr>
            <w:r w:rsidRPr="00415646">
              <w:rPr>
                <w:b/>
              </w:rPr>
              <w:t>Negative Test (-)</w:t>
            </w:r>
          </w:p>
        </w:tc>
        <w:tc>
          <w:tcPr>
            <w:tcW w:w="2248" w:type="dxa"/>
            <w:vMerge w:val="restart"/>
            <w:vAlign w:val="center"/>
          </w:tcPr>
          <w:p w14:paraId="6239AC4B" w14:textId="77777777" w:rsidR="00FE0F87" w:rsidRPr="00415646" w:rsidRDefault="00FE0F87" w:rsidP="001530C7">
            <w:pPr>
              <w:jc w:val="center"/>
              <w:rPr>
                <w:b/>
              </w:rPr>
            </w:pPr>
            <w:r w:rsidRPr="00415646">
              <w:rPr>
                <w:b/>
              </w:rPr>
              <w:t>Comments</w:t>
            </w:r>
          </w:p>
        </w:tc>
      </w:tr>
      <w:tr w:rsidR="00FE0F87" w14:paraId="40262486" w14:textId="77777777" w:rsidTr="00A041EF">
        <w:trPr>
          <w:trHeight w:val="230"/>
        </w:trPr>
        <w:tc>
          <w:tcPr>
            <w:tcW w:w="4855" w:type="dxa"/>
            <w:vMerge/>
          </w:tcPr>
          <w:p w14:paraId="0EE8B45F" w14:textId="77777777" w:rsidR="00FE0F87" w:rsidRDefault="00FE0F87" w:rsidP="001530C7">
            <w:pPr>
              <w:jc w:val="center"/>
            </w:pPr>
          </w:p>
        </w:tc>
        <w:tc>
          <w:tcPr>
            <w:tcW w:w="629" w:type="dxa"/>
          </w:tcPr>
          <w:p w14:paraId="105C6560" w14:textId="77777777" w:rsidR="00FE0F87" w:rsidRDefault="00FE0F87" w:rsidP="001530C7">
            <w:pPr>
              <w:jc w:val="center"/>
            </w:pPr>
            <w:r>
              <w:t>L</w:t>
            </w:r>
          </w:p>
        </w:tc>
        <w:tc>
          <w:tcPr>
            <w:tcW w:w="450" w:type="dxa"/>
          </w:tcPr>
          <w:p w14:paraId="43A9C494" w14:textId="77777777" w:rsidR="00FE0F87" w:rsidRDefault="00FE0F87" w:rsidP="001530C7">
            <w:r>
              <w:t xml:space="preserve"> R</w:t>
            </w:r>
          </w:p>
        </w:tc>
        <w:tc>
          <w:tcPr>
            <w:tcW w:w="540" w:type="dxa"/>
          </w:tcPr>
          <w:p w14:paraId="62E73E27" w14:textId="77777777" w:rsidR="00FE0F87" w:rsidRDefault="00FE0F87" w:rsidP="001530C7">
            <w:pPr>
              <w:jc w:val="center"/>
            </w:pPr>
            <w:r>
              <w:t>L</w:t>
            </w:r>
          </w:p>
        </w:tc>
        <w:tc>
          <w:tcPr>
            <w:tcW w:w="631" w:type="dxa"/>
          </w:tcPr>
          <w:p w14:paraId="5C483695" w14:textId="77777777" w:rsidR="00FE0F87" w:rsidRDefault="00FE0F87" w:rsidP="001530C7">
            <w:pPr>
              <w:jc w:val="center"/>
            </w:pPr>
            <w:r>
              <w:t>R</w:t>
            </w:r>
          </w:p>
        </w:tc>
        <w:tc>
          <w:tcPr>
            <w:tcW w:w="2248" w:type="dxa"/>
            <w:vMerge/>
          </w:tcPr>
          <w:p w14:paraId="5962D8DB" w14:textId="77777777" w:rsidR="00FE0F87" w:rsidRDefault="00FE0F87" w:rsidP="001530C7">
            <w:pPr>
              <w:jc w:val="center"/>
            </w:pPr>
          </w:p>
        </w:tc>
      </w:tr>
      <w:tr w:rsidR="00FE0F87" w14:paraId="2461006A" w14:textId="77777777" w:rsidTr="00A041EF">
        <w:tc>
          <w:tcPr>
            <w:tcW w:w="4855" w:type="dxa"/>
          </w:tcPr>
          <w:p w14:paraId="1253EFCA" w14:textId="77777777" w:rsidR="00FE0F87" w:rsidRDefault="00FE0F87" w:rsidP="001530C7">
            <w:proofErr w:type="spellStart"/>
            <w:r w:rsidRPr="00415646">
              <w:rPr>
                <w:b/>
              </w:rPr>
              <w:t>Talar</w:t>
            </w:r>
            <w:proofErr w:type="spellEnd"/>
            <w:r w:rsidRPr="00415646">
              <w:rPr>
                <w:b/>
              </w:rPr>
              <w:t xml:space="preserve"> Tilt</w:t>
            </w:r>
            <w:r>
              <w:t xml:space="preserve"> (Calcaneofibular Ligament)</w:t>
            </w:r>
          </w:p>
          <w:p w14:paraId="3922DA52" w14:textId="77777777" w:rsidR="00FE0F87" w:rsidRDefault="00FE0F87" w:rsidP="001530C7">
            <w:r w:rsidRPr="00415646">
              <w:rPr>
                <w:i/>
              </w:rPr>
              <w:t>Patient Position</w:t>
            </w:r>
            <w:r>
              <w:t>: supine</w:t>
            </w:r>
          </w:p>
          <w:p w14:paraId="091E4FA3" w14:textId="77777777" w:rsidR="00FE0F87" w:rsidRDefault="00FE0F87" w:rsidP="001530C7">
            <w:r w:rsidRPr="00415646">
              <w:rPr>
                <w:i/>
              </w:rPr>
              <w:t>Instructions</w:t>
            </w:r>
            <w:r>
              <w:t xml:space="preserve">:  The examiner stabilizes the patient’s ankle in neutral and stresses it into inversion.  A positive test is laxity when compared bilaterally </w:t>
            </w:r>
          </w:p>
          <w:p w14:paraId="6AE1DD81" w14:textId="77777777" w:rsidR="00FE0F87" w:rsidRDefault="00FE0F87" w:rsidP="001530C7"/>
        </w:tc>
        <w:tc>
          <w:tcPr>
            <w:tcW w:w="629" w:type="dxa"/>
          </w:tcPr>
          <w:p w14:paraId="75FB8E07" w14:textId="77777777" w:rsidR="00FE0F87" w:rsidRDefault="00FE0F87" w:rsidP="001530C7"/>
        </w:tc>
        <w:tc>
          <w:tcPr>
            <w:tcW w:w="450" w:type="dxa"/>
          </w:tcPr>
          <w:p w14:paraId="4E849F99" w14:textId="77777777" w:rsidR="00FE0F87" w:rsidRDefault="00FE0F87" w:rsidP="001530C7"/>
        </w:tc>
        <w:tc>
          <w:tcPr>
            <w:tcW w:w="540" w:type="dxa"/>
          </w:tcPr>
          <w:p w14:paraId="50EB9091" w14:textId="77777777" w:rsidR="00FE0F87" w:rsidRDefault="00FE0F87" w:rsidP="001530C7"/>
        </w:tc>
        <w:tc>
          <w:tcPr>
            <w:tcW w:w="631" w:type="dxa"/>
          </w:tcPr>
          <w:p w14:paraId="7815D84C" w14:textId="77777777" w:rsidR="00FE0F87" w:rsidRDefault="00FE0F87" w:rsidP="001530C7"/>
        </w:tc>
        <w:tc>
          <w:tcPr>
            <w:tcW w:w="2248" w:type="dxa"/>
          </w:tcPr>
          <w:p w14:paraId="7917E2B4" w14:textId="77777777" w:rsidR="00FE0F87" w:rsidRDefault="00FE0F87" w:rsidP="001530C7"/>
        </w:tc>
      </w:tr>
      <w:tr w:rsidR="00FE0F87" w14:paraId="28D06716" w14:textId="77777777" w:rsidTr="00A041EF">
        <w:tc>
          <w:tcPr>
            <w:tcW w:w="4855" w:type="dxa"/>
          </w:tcPr>
          <w:p w14:paraId="3859A113" w14:textId="77777777" w:rsidR="00FE0F87" w:rsidRDefault="00FE0F87" w:rsidP="001530C7">
            <w:proofErr w:type="spellStart"/>
            <w:r w:rsidRPr="00415646">
              <w:rPr>
                <w:b/>
              </w:rPr>
              <w:t>Talar</w:t>
            </w:r>
            <w:proofErr w:type="spellEnd"/>
            <w:r w:rsidRPr="00415646">
              <w:rPr>
                <w:b/>
              </w:rPr>
              <w:t xml:space="preserve"> Tilt</w:t>
            </w:r>
            <w:r>
              <w:rPr>
                <w:b/>
              </w:rPr>
              <w:t>-D</w:t>
            </w:r>
            <w:r>
              <w:t xml:space="preserve"> (Deltoid Ligament)</w:t>
            </w:r>
          </w:p>
          <w:p w14:paraId="61852314" w14:textId="77777777" w:rsidR="00FE0F87" w:rsidRDefault="00FE0F87" w:rsidP="001530C7">
            <w:r w:rsidRPr="00415646">
              <w:rPr>
                <w:i/>
              </w:rPr>
              <w:t>Patient Position</w:t>
            </w:r>
            <w:r>
              <w:t>: supine</w:t>
            </w:r>
          </w:p>
          <w:p w14:paraId="4B9F938D" w14:textId="77777777" w:rsidR="00FE0F87" w:rsidRDefault="00FE0F87" w:rsidP="001530C7">
            <w:r w:rsidRPr="00415646">
              <w:rPr>
                <w:i/>
              </w:rPr>
              <w:t>Instructions</w:t>
            </w:r>
            <w:r>
              <w:t xml:space="preserve">:  The examiner stabilizes the patient’s ankle in neutral and stresses it into eversion.  A positive test is laxity when compared bilaterally </w:t>
            </w:r>
          </w:p>
          <w:p w14:paraId="43EC6788" w14:textId="77777777" w:rsidR="00FE0F87" w:rsidRPr="00415646" w:rsidRDefault="00FE0F87" w:rsidP="001530C7"/>
        </w:tc>
        <w:tc>
          <w:tcPr>
            <w:tcW w:w="629" w:type="dxa"/>
          </w:tcPr>
          <w:p w14:paraId="5F4CA80B" w14:textId="77777777" w:rsidR="00FE0F87" w:rsidRDefault="00FE0F87" w:rsidP="001530C7"/>
        </w:tc>
        <w:tc>
          <w:tcPr>
            <w:tcW w:w="450" w:type="dxa"/>
          </w:tcPr>
          <w:p w14:paraId="1AD78D75" w14:textId="77777777" w:rsidR="00FE0F87" w:rsidRDefault="00FE0F87" w:rsidP="001530C7"/>
        </w:tc>
        <w:tc>
          <w:tcPr>
            <w:tcW w:w="540" w:type="dxa"/>
          </w:tcPr>
          <w:p w14:paraId="5A5A84B7" w14:textId="77777777" w:rsidR="00FE0F87" w:rsidRDefault="00FE0F87" w:rsidP="001530C7"/>
        </w:tc>
        <w:tc>
          <w:tcPr>
            <w:tcW w:w="631" w:type="dxa"/>
          </w:tcPr>
          <w:p w14:paraId="5DA237B2" w14:textId="77777777" w:rsidR="00FE0F87" w:rsidRDefault="00FE0F87" w:rsidP="001530C7"/>
        </w:tc>
        <w:tc>
          <w:tcPr>
            <w:tcW w:w="2248" w:type="dxa"/>
          </w:tcPr>
          <w:p w14:paraId="333F91FD" w14:textId="77777777" w:rsidR="00FE0F87" w:rsidRDefault="00FE0F87" w:rsidP="001530C7"/>
        </w:tc>
      </w:tr>
      <w:tr w:rsidR="00FE0F87" w14:paraId="6CE8C729" w14:textId="77777777" w:rsidTr="00A041EF">
        <w:tc>
          <w:tcPr>
            <w:tcW w:w="4855" w:type="dxa"/>
          </w:tcPr>
          <w:p w14:paraId="5E0F781A" w14:textId="77777777" w:rsidR="00FE0F87" w:rsidRDefault="00FE0F87" w:rsidP="001530C7">
            <w:r w:rsidRPr="00415646">
              <w:rPr>
                <w:b/>
              </w:rPr>
              <w:t>Anterior Drawer</w:t>
            </w:r>
            <w:r>
              <w:t xml:space="preserve"> (Anterior Talofibular Ligament)</w:t>
            </w:r>
          </w:p>
          <w:p w14:paraId="127F77BB" w14:textId="77777777" w:rsidR="00FE0F87" w:rsidRDefault="00FE0F87" w:rsidP="001530C7">
            <w:r w:rsidRPr="00415646">
              <w:rPr>
                <w:i/>
              </w:rPr>
              <w:t>Patient Position</w:t>
            </w:r>
            <w:r>
              <w:t>: supine</w:t>
            </w:r>
          </w:p>
          <w:p w14:paraId="3F210532" w14:textId="77777777" w:rsidR="00FE0F87" w:rsidRDefault="00FE0F87" w:rsidP="001530C7">
            <w:r w:rsidRPr="00415646">
              <w:rPr>
                <w:i/>
              </w:rPr>
              <w:t>Instructions</w:t>
            </w:r>
            <w:r>
              <w:t xml:space="preserve">: The examiner stabilizes the foot in 20 degrees of plantarflexion and translates the talus anteriorly on the tibia.  A positive test is laxity when compared bilaterally </w:t>
            </w:r>
          </w:p>
          <w:p w14:paraId="70D114D8" w14:textId="77777777" w:rsidR="00FE0F87" w:rsidRDefault="00FE0F87" w:rsidP="001530C7"/>
        </w:tc>
        <w:tc>
          <w:tcPr>
            <w:tcW w:w="629" w:type="dxa"/>
          </w:tcPr>
          <w:p w14:paraId="20199FD3" w14:textId="77777777" w:rsidR="00FE0F87" w:rsidRDefault="00FE0F87" w:rsidP="001530C7"/>
        </w:tc>
        <w:tc>
          <w:tcPr>
            <w:tcW w:w="450" w:type="dxa"/>
          </w:tcPr>
          <w:p w14:paraId="12153726" w14:textId="77777777" w:rsidR="00FE0F87" w:rsidRDefault="00FE0F87" w:rsidP="001530C7"/>
        </w:tc>
        <w:tc>
          <w:tcPr>
            <w:tcW w:w="540" w:type="dxa"/>
          </w:tcPr>
          <w:p w14:paraId="52F169F2" w14:textId="77777777" w:rsidR="00FE0F87" w:rsidRDefault="00FE0F87" w:rsidP="001530C7"/>
        </w:tc>
        <w:tc>
          <w:tcPr>
            <w:tcW w:w="631" w:type="dxa"/>
          </w:tcPr>
          <w:p w14:paraId="127A4B26" w14:textId="77777777" w:rsidR="00FE0F87" w:rsidRDefault="00FE0F87" w:rsidP="001530C7"/>
        </w:tc>
        <w:tc>
          <w:tcPr>
            <w:tcW w:w="2248" w:type="dxa"/>
          </w:tcPr>
          <w:p w14:paraId="78A1A94C" w14:textId="77777777" w:rsidR="00FE0F87" w:rsidRDefault="00FE0F87" w:rsidP="001530C7"/>
        </w:tc>
      </w:tr>
      <w:tr w:rsidR="00FE0F87" w14:paraId="480A2449" w14:textId="77777777" w:rsidTr="00A041EF">
        <w:tc>
          <w:tcPr>
            <w:tcW w:w="4855" w:type="dxa"/>
          </w:tcPr>
          <w:p w14:paraId="392D6828" w14:textId="77777777" w:rsidR="00FE0F87" w:rsidRDefault="00FE0F87" w:rsidP="001530C7">
            <w:r w:rsidRPr="00415646">
              <w:rPr>
                <w:b/>
              </w:rPr>
              <w:t>External Rotation Stress Test</w:t>
            </w:r>
            <w:r>
              <w:t xml:space="preserve"> (Syndesmotic Injury)</w:t>
            </w:r>
          </w:p>
          <w:p w14:paraId="1E018E8A" w14:textId="77777777" w:rsidR="00FE0F87" w:rsidRDefault="00FE0F87" w:rsidP="001530C7">
            <w:r w:rsidRPr="00415646">
              <w:rPr>
                <w:i/>
              </w:rPr>
              <w:t>Patient Position</w:t>
            </w:r>
            <w:r>
              <w:t>: seated at edge of table with knee flexed to 90 degrees</w:t>
            </w:r>
          </w:p>
          <w:p w14:paraId="3CC60CF7" w14:textId="77777777" w:rsidR="00FE0F87" w:rsidRDefault="00FE0F87" w:rsidP="001530C7">
            <w:r w:rsidRPr="00415646">
              <w:rPr>
                <w:i/>
              </w:rPr>
              <w:t>Instructions</w:t>
            </w:r>
            <w:r>
              <w:t xml:space="preserve">:  The examiner stabilizes the leg with one hand, while holding the ankle at 90 </w:t>
            </w:r>
            <w:r>
              <w:lastRenderedPageBreak/>
              <w:t xml:space="preserve">degrees and simultaneously places the ankle into external rotation.  A positive test is pain.  </w:t>
            </w:r>
          </w:p>
          <w:p w14:paraId="14EC287D" w14:textId="77777777" w:rsidR="00FE0F87" w:rsidRDefault="00FE0F87" w:rsidP="001530C7"/>
        </w:tc>
        <w:tc>
          <w:tcPr>
            <w:tcW w:w="629" w:type="dxa"/>
          </w:tcPr>
          <w:p w14:paraId="42DA0533" w14:textId="77777777" w:rsidR="00FE0F87" w:rsidRDefault="00FE0F87" w:rsidP="001530C7"/>
        </w:tc>
        <w:tc>
          <w:tcPr>
            <w:tcW w:w="450" w:type="dxa"/>
          </w:tcPr>
          <w:p w14:paraId="41063B70" w14:textId="77777777" w:rsidR="00FE0F87" w:rsidRDefault="00FE0F87" w:rsidP="001530C7"/>
        </w:tc>
        <w:tc>
          <w:tcPr>
            <w:tcW w:w="540" w:type="dxa"/>
          </w:tcPr>
          <w:p w14:paraId="2722FD39" w14:textId="77777777" w:rsidR="00FE0F87" w:rsidRDefault="00FE0F87" w:rsidP="001530C7"/>
        </w:tc>
        <w:tc>
          <w:tcPr>
            <w:tcW w:w="631" w:type="dxa"/>
          </w:tcPr>
          <w:p w14:paraId="04593CC4" w14:textId="77777777" w:rsidR="00FE0F87" w:rsidRDefault="00FE0F87" w:rsidP="001530C7"/>
        </w:tc>
        <w:tc>
          <w:tcPr>
            <w:tcW w:w="2248" w:type="dxa"/>
          </w:tcPr>
          <w:p w14:paraId="6E7CE27F" w14:textId="77777777" w:rsidR="00FE0F87" w:rsidRDefault="00FE0F87" w:rsidP="001530C7"/>
        </w:tc>
      </w:tr>
    </w:tbl>
    <w:p w14:paraId="481EF1FD" w14:textId="77777777" w:rsidR="00FE0F87" w:rsidRDefault="00FE0F87" w:rsidP="00FE0F87"/>
    <w:p w14:paraId="3A0C4DEA" w14:textId="77777777" w:rsidR="00FE0F87" w:rsidRPr="00A034BF" w:rsidRDefault="00FE0F87" w:rsidP="00A034BF">
      <w:pPr>
        <w:pStyle w:val="Default"/>
      </w:pPr>
    </w:p>
    <w:p w14:paraId="5658DBD7" w14:textId="77777777" w:rsidR="0011551B" w:rsidRPr="00573B59" w:rsidRDefault="0011551B" w:rsidP="00A3404F">
      <w:pPr>
        <w:pStyle w:val="ListBullet2"/>
      </w:pPr>
      <w:r w:rsidRPr="00573B59">
        <w:t>Data and Specimen Banking*</w:t>
      </w:r>
    </w:p>
    <w:p w14:paraId="29F6ACEF" w14:textId="77777777" w:rsidR="0011551B" w:rsidRPr="00573B59" w:rsidRDefault="00FF6070" w:rsidP="006D139A">
      <w:pPr>
        <w:pStyle w:val="BlockText"/>
        <w:ind w:left="0"/>
        <w:rPr>
          <w:color w:val="FF0000"/>
        </w:rPr>
      </w:pPr>
      <w:r w:rsidRPr="00573B59">
        <w:rPr>
          <w:i w:val="0"/>
        </w:rPr>
        <w:t>D</w:t>
      </w:r>
      <w:r w:rsidR="006D068C" w:rsidRPr="00573B59">
        <w:rPr>
          <w:i w:val="0"/>
        </w:rPr>
        <w:t xml:space="preserve">ata or specimens </w:t>
      </w:r>
      <w:r w:rsidRPr="00573B59">
        <w:rPr>
          <w:i w:val="0"/>
        </w:rPr>
        <w:t>banking are not part of the study.</w:t>
      </w:r>
      <w:r w:rsidRPr="00573B59">
        <w:rPr>
          <w:color w:val="FF0000"/>
        </w:rPr>
        <w:t xml:space="preserve">  </w:t>
      </w:r>
    </w:p>
    <w:p w14:paraId="775520E4" w14:textId="77777777" w:rsidR="0011551B" w:rsidRPr="00573B59" w:rsidRDefault="0011551B" w:rsidP="00A3404F">
      <w:pPr>
        <w:pStyle w:val="ListBullet2"/>
      </w:pPr>
      <w:r w:rsidRPr="00573B59">
        <w:t>Withdrawal of Subjects*</w:t>
      </w:r>
    </w:p>
    <w:p w14:paraId="17DBC364" w14:textId="77777777" w:rsidR="00456349" w:rsidRDefault="005E45AB" w:rsidP="00456349">
      <w:pPr>
        <w:pStyle w:val="BlockText"/>
        <w:ind w:left="0"/>
        <w:rPr>
          <w:i w:val="0"/>
        </w:rPr>
      </w:pPr>
      <w:r w:rsidRPr="00573B59">
        <w:rPr>
          <w:i w:val="0"/>
        </w:rPr>
        <w:t>Subjects may be removed from the study due to illness or injury or for failure to attend two</w:t>
      </w:r>
      <w:r w:rsidR="004D015E" w:rsidRPr="00573B59">
        <w:rPr>
          <w:i w:val="0"/>
        </w:rPr>
        <w:t xml:space="preserve"> scheduled appointments without providing 24-hour notice. </w:t>
      </w:r>
      <w:r w:rsidR="00F0406F">
        <w:rPr>
          <w:i w:val="0"/>
        </w:rPr>
        <w:t>They may also withdraw voluntarily at any point during the study timeline.</w:t>
      </w:r>
    </w:p>
    <w:p w14:paraId="64E390D8" w14:textId="77777777" w:rsidR="006D139A" w:rsidRDefault="00456349" w:rsidP="00456349">
      <w:pPr>
        <w:pStyle w:val="BlockText"/>
        <w:ind w:left="0"/>
      </w:pPr>
      <w:r>
        <w:rPr>
          <w:i w:val="0"/>
          <w:sz w:val="28"/>
          <w:szCs w:val="28"/>
        </w:rPr>
        <w:t xml:space="preserve">12) </w:t>
      </w:r>
      <w:r w:rsidR="0011551B" w:rsidRPr="00456349">
        <w:rPr>
          <w:b/>
          <w:i w:val="0"/>
          <w:sz w:val="28"/>
          <w:szCs w:val="28"/>
        </w:rPr>
        <w:t>Risks to Subjects</w:t>
      </w:r>
      <w:r w:rsidR="0011551B" w:rsidRPr="00573B59">
        <w:t>*</w:t>
      </w:r>
    </w:p>
    <w:p w14:paraId="09388D2F" w14:textId="77777777" w:rsidR="00036547" w:rsidRDefault="00036547" w:rsidP="006D139A">
      <w:pPr>
        <w:pStyle w:val="ListBullet2"/>
        <w:numPr>
          <w:ilvl w:val="0"/>
          <w:numId w:val="0"/>
        </w:numPr>
        <w:rPr>
          <w:b w:val="0"/>
          <w:sz w:val="24"/>
        </w:rPr>
      </w:pPr>
      <w:r w:rsidRPr="006D139A">
        <w:rPr>
          <w:b w:val="0"/>
          <w:sz w:val="24"/>
        </w:rPr>
        <w:t>The potential risks that might expected from the testing include:</w:t>
      </w:r>
    </w:p>
    <w:p w14:paraId="598CE7F7" w14:textId="77777777" w:rsidR="00F0406F" w:rsidRPr="006D139A" w:rsidRDefault="00F0406F" w:rsidP="006D139A">
      <w:pPr>
        <w:pStyle w:val="ListBullet2"/>
        <w:numPr>
          <w:ilvl w:val="0"/>
          <w:numId w:val="0"/>
        </w:numPr>
      </w:pPr>
    </w:p>
    <w:p w14:paraId="0DABC8CC" w14:textId="77777777" w:rsidR="00036547" w:rsidRDefault="00A3404F" w:rsidP="00F0406F">
      <w:pPr>
        <w:pStyle w:val="ListBullet2"/>
        <w:numPr>
          <w:ilvl w:val="0"/>
          <w:numId w:val="0"/>
        </w:numPr>
        <w:ind w:left="900"/>
        <w:rPr>
          <w:b w:val="0"/>
          <w:sz w:val="24"/>
        </w:rPr>
      </w:pPr>
      <w:r w:rsidRPr="00573B59">
        <w:rPr>
          <w:b w:val="0"/>
          <w:sz w:val="24"/>
        </w:rPr>
        <w:t>•</w:t>
      </w:r>
      <w:r w:rsidR="00036547" w:rsidRPr="00573B59">
        <w:rPr>
          <w:b w:val="0"/>
          <w:sz w:val="24"/>
        </w:rPr>
        <w:t xml:space="preserve"> </w:t>
      </w:r>
      <w:bookmarkStart w:id="34" w:name="_Hlk528672924"/>
      <w:r w:rsidR="00456349">
        <w:rPr>
          <w:b w:val="0"/>
          <w:sz w:val="24"/>
        </w:rPr>
        <w:t>M</w:t>
      </w:r>
      <w:r w:rsidR="00036547" w:rsidRPr="00573B59">
        <w:rPr>
          <w:b w:val="0"/>
          <w:sz w:val="24"/>
        </w:rPr>
        <w:t xml:space="preserve">ild discomfort </w:t>
      </w:r>
      <w:r w:rsidR="00456349">
        <w:rPr>
          <w:b w:val="0"/>
          <w:sz w:val="24"/>
        </w:rPr>
        <w:t xml:space="preserve">at the ankle </w:t>
      </w:r>
      <w:r w:rsidR="00036547" w:rsidRPr="00573B59">
        <w:rPr>
          <w:b w:val="0"/>
          <w:sz w:val="24"/>
        </w:rPr>
        <w:t xml:space="preserve">when the subject is </w:t>
      </w:r>
      <w:r w:rsidR="00456349">
        <w:rPr>
          <w:b w:val="0"/>
          <w:sz w:val="24"/>
        </w:rPr>
        <w:t>performing the circular movement</w:t>
      </w:r>
      <w:r w:rsidR="00036547" w:rsidRPr="00573B59">
        <w:rPr>
          <w:b w:val="0"/>
          <w:sz w:val="24"/>
        </w:rPr>
        <w:t>.</w:t>
      </w:r>
    </w:p>
    <w:bookmarkEnd w:id="34"/>
    <w:p w14:paraId="1242FA53" w14:textId="77777777" w:rsidR="00F0406F" w:rsidRPr="00573B59" w:rsidRDefault="00F0406F" w:rsidP="00F0406F">
      <w:pPr>
        <w:pStyle w:val="ListBullet2"/>
        <w:numPr>
          <w:ilvl w:val="0"/>
          <w:numId w:val="0"/>
        </w:numPr>
        <w:ind w:left="900"/>
        <w:rPr>
          <w:b w:val="0"/>
          <w:sz w:val="24"/>
        </w:rPr>
      </w:pPr>
    </w:p>
    <w:p w14:paraId="2E8A0F2E" w14:textId="1D5ECCBA" w:rsidR="0011551B" w:rsidRDefault="00036547" w:rsidP="006C5F27">
      <w:pPr>
        <w:pStyle w:val="ListBullet2"/>
        <w:numPr>
          <w:ilvl w:val="0"/>
          <w:numId w:val="33"/>
        </w:numPr>
        <w:tabs>
          <w:tab w:val="left" w:pos="900"/>
          <w:tab w:val="left" w:pos="990"/>
          <w:tab w:val="left" w:pos="1170"/>
        </w:tabs>
        <w:ind w:left="1080" w:hanging="180"/>
        <w:rPr>
          <w:ins w:id="35" w:author="Signorile, Joseph F" w:date="2019-01-24T15:38:00Z"/>
          <w:b w:val="0"/>
          <w:sz w:val="24"/>
        </w:rPr>
      </w:pPr>
      <w:r w:rsidRPr="00573B59">
        <w:rPr>
          <w:b w:val="0"/>
          <w:sz w:val="24"/>
        </w:rPr>
        <w:t>Subjects will be told they have the right to ask any questions about possible hazards involved with this study at any time.</w:t>
      </w:r>
    </w:p>
    <w:p w14:paraId="58E0C945" w14:textId="4792E568" w:rsidR="00A041EF" w:rsidRDefault="00A041EF">
      <w:pPr>
        <w:pStyle w:val="ListBullet2"/>
        <w:numPr>
          <w:ilvl w:val="0"/>
          <w:numId w:val="0"/>
        </w:numPr>
        <w:tabs>
          <w:tab w:val="left" w:pos="900"/>
          <w:tab w:val="left" w:pos="990"/>
          <w:tab w:val="left" w:pos="1170"/>
        </w:tabs>
        <w:ind w:left="1170" w:hanging="360"/>
        <w:rPr>
          <w:b w:val="0"/>
          <w:sz w:val="24"/>
        </w:rPr>
        <w:pPrChange w:id="36" w:author="Signorile, Joseph F" w:date="2019-01-24T15:38:00Z">
          <w:pPr>
            <w:pStyle w:val="ListBullet2"/>
            <w:numPr>
              <w:numId w:val="33"/>
            </w:numPr>
            <w:tabs>
              <w:tab w:val="clear" w:pos="360"/>
              <w:tab w:val="left" w:pos="900"/>
              <w:tab w:val="left" w:pos="990"/>
              <w:tab w:val="left" w:pos="1170"/>
            </w:tabs>
            <w:ind w:left="1080" w:hanging="180"/>
          </w:pPr>
        </w:pPrChange>
      </w:pPr>
      <w:ins w:id="37" w:author="Signorile, Joseph F" w:date="2019-01-24T15:38:00Z">
        <w:r>
          <w:rPr>
            <w:b w:val="0"/>
            <w:sz w:val="24"/>
          </w:rPr>
          <w:t>The laser mounted to the de</w:t>
        </w:r>
      </w:ins>
      <w:ins w:id="38" w:author="Signorile, Joseph F" w:date="2019-01-24T15:39:00Z">
        <w:r>
          <w:rPr>
            <w:b w:val="0"/>
            <w:sz w:val="24"/>
          </w:rPr>
          <w:t xml:space="preserve">vise can cause eye injury; however, since it is a permanent mounting with a </w:t>
        </w:r>
      </w:ins>
      <w:ins w:id="39" w:author="Signorile, Joseph F" w:date="2019-01-24T15:40:00Z">
        <w:r>
          <w:rPr>
            <w:b w:val="0"/>
            <w:sz w:val="24"/>
          </w:rPr>
          <w:t xml:space="preserve">1-3cm clearance from the target, staring into the light is impossible unless this portion </w:t>
        </w:r>
      </w:ins>
      <w:ins w:id="40" w:author="Signorile, Joseph F" w:date="2019-01-24T15:41:00Z">
        <w:r>
          <w:rPr>
            <w:b w:val="0"/>
            <w:sz w:val="24"/>
          </w:rPr>
          <w:t xml:space="preserve">of the machine is </w:t>
        </w:r>
        <w:proofErr w:type="gramStart"/>
        <w:r>
          <w:rPr>
            <w:b w:val="0"/>
            <w:sz w:val="24"/>
          </w:rPr>
          <w:t>disassemble</w:t>
        </w:r>
        <w:proofErr w:type="gramEnd"/>
        <w:r>
          <w:rPr>
            <w:b w:val="0"/>
            <w:sz w:val="24"/>
          </w:rPr>
          <w:t>, which requires special tools.</w:t>
        </w:r>
      </w:ins>
    </w:p>
    <w:p w14:paraId="01752710" w14:textId="77777777" w:rsidR="00F0406F" w:rsidRPr="00F0406F" w:rsidRDefault="00F0406F" w:rsidP="00F0406F">
      <w:pPr>
        <w:pStyle w:val="ListBullet2"/>
        <w:numPr>
          <w:ilvl w:val="0"/>
          <w:numId w:val="0"/>
        </w:numPr>
        <w:tabs>
          <w:tab w:val="left" w:pos="900"/>
          <w:tab w:val="left" w:pos="990"/>
          <w:tab w:val="left" w:pos="1170"/>
        </w:tabs>
        <w:ind w:left="900"/>
        <w:rPr>
          <w:b w:val="0"/>
          <w:sz w:val="24"/>
        </w:rPr>
      </w:pPr>
    </w:p>
    <w:p w14:paraId="06685201" w14:textId="77777777" w:rsidR="0011551B" w:rsidRPr="00573B59" w:rsidRDefault="0011551B" w:rsidP="00A3404F">
      <w:pPr>
        <w:pStyle w:val="ListBullet2"/>
      </w:pPr>
      <w:r w:rsidRPr="00573B59">
        <w:t>Potential Benefits to Subjects*</w:t>
      </w:r>
    </w:p>
    <w:p w14:paraId="6B1EA4E3" w14:textId="77777777" w:rsidR="004074D5" w:rsidRDefault="004D015E" w:rsidP="004074D5">
      <w:pPr>
        <w:pStyle w:val="BlockText"/>
        <w:ind w:left="0"/>
        <w:rPr>
          <w:i w:val="0"/>
          <w:color w:val="000000" w:themeColor="text1"/>
        </w:rPr>
      </w:pPr>
      <w:bookmarkStart w:id="41" w:name="_Hlk528673199"/>
      <w:r w:rsidRPr="00573B59">
        <w:rPr>
          <w:i w:val="0"/>
          <w:color w:val="000000" w:themeColor="text1"/>
        </w:rPr>
        <w:t xml:space="preserve">Subjects </w:t>
      </w:r>
      <w:r w:rsidR="006C5F27">
        <w:rPr>
          <w:i w:val="0"/>
          <w:color w:val="000000" w:themeColor="text1"/>
        </w:rPr>
        <w:t>will derive no benefits from the test; however the test may become a diagnostic tool for quantifying ankle pathologies</w:t>
      </w:r>
      <w:r w:rsidR="008A2EDA" w:rsidRPr="00573B59">
        <w:rPr>
          <w:i w:val="0"/>
          <w:color w:val="000000" w:themeColor="text1"/>
        </w:rPr>
        <w:t>.</w:t>
      </w:r>
    </w:p>
    <w:bookmarkEnd w:id="41"/>
    <w:p w14:paraId="11A88A77" w14:textId="77777777" w:rsidR="004074D5" w:rsidRDefault="004074D5" w:rsidP="004074D5">
      <w:pPr>
        <w:pStyle w:val="BlockText"/>
        <w:ind w:left="0"/>
        <w:rPr>
          <w:i w:val="0"/>
          <w:color w:val="000000" w:themeColor="text1"/>
        </w:rPr>
      </w:pPr>
    </w:p>
    <w:p w14:paraId="09D4C456" w14:textId="77777777" w:rsidR="004074D5" w:rsidRPr="004074D5" w:rsidRDefault="0011551B" w:rsidP="004074D5">
      <w:pPr>
        <w:pStyle w:val="ListBullet2"/>
      </w:pPr>
      <w:r w:rsidRPr="004074D5">
        <w:t>Vulnerable Populations*</w:t>
      </w:r>
    </w:p>
    <w:p w14:paraId="427CC732" w14:textId="77777777" w:rsidR="004074D5" w:rsidRDefault="007C3D3A" w:rsidP="004074D5">
      <w:pPr>
        <w:pStyle w:val="BlockText"/>
        <w:ind w:left="0"/>
        <w:rPr>
          <w:i w:val="0"/>
        </w:rPr>
      </w:pPr>
      <w:r w:rsidRPr="004074D5">
        <w:rPr>
          <w:i w:val="0"/>
        </w:rPr>
        <w:t xml:space="preserve">All subjects will be a minimum of 18 years of age.  No pregnant women, prisoners, children or cognitively impaired individuals fit the inclusion criteria.  </w:t>
      </w:r>
    </w:p>
    <w:p w14:paraId="47F2AC98" w14:textId="77777777" w:rsidR="007C3D3A" w:rsidRPr="004074D5" w:rsidRDefault="007C3D3A" w:rsidP="004074D5">
      <w:pPr>
        <w:pStyle w:val="BlockText"/>
        <w:tabs>
          <w:tab w:val="left" w:pos="-2070"/>
        </w:tabs>
        <w:ind w:left="540"/>
        <w:rPr>
          <w:i w:val="0"/>
        </w:rPr>
      </w:pPr>
      <w:r w:rsidRPr="004074D5">
        <w:rPr>
          <w:b/>
          <w:i w:val="0"/>
        </w:rPr>
        <w:t>Students:</w:t>
      </w:r>
      <w:r w:rsidRPr="004074D5">
        <w:rPr>
          <w:i w:val="0"/>
        </w:rPr>
        <w:t xml:space="preserve"> If the potential subject is a student, he or she will be advised that the decision to participate or not to participate, or to withdraw from the study, will not affect his or her grades or other academic standings within the University.</w:t>
      </w:r>
    </w:p>
    <w:p w14:paraId="43D41E7B" w14:textId="77777777" w:rsidR="007C3D3A" w:rsidRPr="007C3D3A" w:rsidRDefault="007C3D3A" w:rsidP="007C3D3A">
      <w:pPr>
        <w:pStyle w:val="ListBullet2"/>
        <w:numPr>
          <w:ilvl w:val="0"/>
          <w:numId w:val="0"/>
        </w:numPr>
        <w:ind w:left="540"/>
        <w:rPr>
          <w:b w:val="0"/>
          <w:sz w:val="24"/>
        </w:rPr>
      </w:pPr>
    </w:p>
    <w:p w14:paraId="3BA237AA" w14:textId="77777777" w:rsidR="007C3D3A" w:rsidRDefault="007C3D3A" w:rsidP="007C3D3A">
      <w:pPr>
        <w:pStyle w:val="ListBullet2"/>
        <w:numPr>
          <w:ilvl w:val="0"/>
          <w:numId w:val="0"/>
        </w:numPr>
        <w:ind w:left="540"/>
        <w:rPr>
          <w:b w:val="0"/>
          <w:sz w:val="24"/>
        </w:rPr>
      </w:pPr>
      <w:r w:rsidRPr="007C3D3A">
        <w:rPr>
          <w:sz w:val="24"/>
        </w:rPr>
        <w:t>Employees:</w:t>
      </w:r>
      <w:r w:rsidRPr="007C3D3A">
        <w:rPr>
          <w:b w:val="0"/>
          <w:sz w:val="24"/>
        </w:rPr>
        <w:t xml:space="preserve"> If the potential subject is an employee of the University, he or she will be advised that the decision to participate or not to participate, or to withdraw from the study will not affect their employment within the University.</w:t>
      </w:r>
    </w:p>
    <w:p w14:paraId="593E4C93" w14:textId="77777777" w:rsidR="00D86025" w:rsidRDefault="00D86025" w:rsidP="007C3D3A">
      <w:pPr>
        <w:pStyle w:val="ListBullet2"/>
        <w:numPr>
          <w:ilvl w:val="0"/>
          <w:numId w:val="0"/>
        </w:numPr>
        <w:ind w:left="540"/>
        <w:rPr>
          <w:b w:val="0"/>
          <w:sz w:val="24"/>
        </w:rPr>
      </w:pPr>
    </w:p>
    <w:p w14:paraId="460C78BF" w14:textId="77777777" w:rsidR="0011551B" w:rsidRDefault="0011551B" w:rsidP="00D86025">
      <w:pPr>
        <w:pStyle w:val="ListBullet2"/>
      </w:pPr>
      <w:r w:rsidRPr="00573B59">
        <w:t>Multi-Site Research*</w:t>
      </w:r>
    </w:p>
    <w:p w14:paraId="67810CF4" w14:textId="35FCF8A7" w:rsidR="00D86025" w:rsidRPr="00D86025" w:rsidRDefault="00D86025" w:rsidP="00D86025">
      <w:pPr>
        <w:pStyle w:val="ListBullet2"/>
        <w:numPr>
          <w:ilvl w:val="0"/>
          <w:numId w:val="0"/>
        </w:numPr>
        <w:ind w:left="90"/>
        <w:rPr>
          <w:b w:val="0"/>
          <w:i/>
          <w:sz w:val="24"/>
        </w:rPr>
      </w:pPr>
      <w:r w:rsidRPr="00D86025">
        <w:rPr>
          <w:b w:val="0"/>
          <w:sz w:val="24"/>
        </w:rPr>
        <w:t xml:space="preserve">All </w:t>
      </w:r>
      <w:r w:rsidR="00A80B4F">
        <w:rPr>
          <w:b w:val="0"/>
          <w:sz w:val="24"/>
        </w:rPr>
        <w:t>testing</w:t>
      </w:r>
      <w:r w:rsidR="00A80B4F" w:rsidRPr="00D86025">
        <w:rPr>
          <w:b w:val="0"/>
          <w:sz w:val="24"/>
        </w:rPr>
        <w:t xml:space="preserve"> </w:t>
      </w:r>
      <w:r w:rsidRPr="00D86025">
        <w:rPr>
          <w:b w:val="0"/>
          <w:sz w:val="24"/>
        </w:rPr>
        <w:t xml:space="preserve">sessions will be conducted at the Neuromuscular Research and Active Aging Laboratory located at the Max Orovitz building on the University of Miami Coral Gable campus. </w:t>
      </w:r>
    </w:p>
    <w:p w14:paraId="5CDAD71D" w14:textId="77777777" w:rsidR="00D86025" w:rsidRDefault="00D86025" w:rsidP="00D86025">
      <w:pPr>
        <w:pStyle w:val="ListBullet2"/>
        <w:numPr>
          <w:ilvl w:val="0"/>
          <w:numId w:val="0"/>
        </w:numPr>
        <w:ind w:left="360" w:hanging="360"/>
      </w:pPr>
    </w:p>
    <w:p w14:paraId="527B51A5" w14:textId="77777777" w:rsidR="00D86025" w:rsidRPr="00573B59" w:rsidRDefault="00D86025" w:rsidP="00D86025">
      <w:pPr>
        <w:pStyle w:val="ListBullet2"/>
      </w:pPr>
      <w:r w:rsidRPr="00573B59">
        <w:t>Community-Based Participatory Research*</w:t>
      </w:r>
    </w:p>
    <w:p w14:paraId="5FF8062C" w14:textId="77777777" w:rsidR="0011551B" w:rsidRDefault="00573EB5" w:rsidP="006D139A">
      <w:pPr>
        <w:pStyle w:val="BlockText"/>
        <w:ind w:left="0"/>
        <w:rPr>
          <w:i w:val="0"/>
        </w:rPr>
      </w:pPr>
      <w:r w:rsidRPr="00573B59">
        <w:rPr>
          <w:i w:val="0"/>
        </w:rPr>
        <w:t>N/A</w:t>
      </w:r>
    </w:p>
    <w:p w14:paraId="4911C104" w14:textId="77777777" w:rsidR="0011551B" w:rsidRPr="00573B59" w:rsidRDefault="0011551B" w:rsidP="00A3404F">
      <w:pPr>
        <w:pStyle w:val="ListBullet2"/>
      </w:pPr>
      <w:r w:rsidRPr="00573B59">
        <w:t>Sharing of Results with Subjects*</w:t>
      </w:r>
    </w:p>
    <w:p w14:paraId="49269A08" w14:textId="77777777" w:rsidR="0011551B" w:rsidRPr="00573B59" w:rsidRDefault="00E65481" w:rsidP="006D139A">
      <w:pPr>
        <w:pStyle w:val="BlockText"/>
        <w:ind w:left="0"/>
        <w:rPr>
          <w:color w:val="FF0000"/>
        </w:rPr>
      </w:pPr>
      <w:r w:rsidRPr="00573B59">
        <w:rPr>
          <w:i w:val="0"/>
          <w:color w:val="000000" w:themeColor="text1"/>
        </w:rPr>
        <w:t xml:space="preserve">Subjects </w:t>
      </w:r>
      <w:r w:rsidRPr="00573B59">
        <w:rPr>
          <w:i w:val="0"/>
          <w:color w:val="000000" w:themeColor="text1"/>
          <w:shd w:val="clear" w:color="auto" w:fill="FFFFFF"/>
        </w:rPr>
        <w:t xml:space="preserve">will be informed of the </w:t>
      </w:r>
      <w:r w:rsidR="008A2EDA" w:rsidRPr="00573B59">
        <w:rPr>
          <w:i w:val="0"/>
          <w:color w:val="000000" w:themeColor="text1"/>
          <w:shd w:val="clear" w:color="auto" w:fill="FFFFFF"/>
        </w:rPr>
        <w:t>results of the study</w:t>
      </w:r>
      <w:r w:rsidR="006C5F27">
        <w:rPr>
          <w:i w:val="0"/>
          <w:color w:val="000000" w:themeColor="text1"/>
          <w:shd w:val="clear" w:color="auto" w:fill="FFFFFF"/>
        </w:rPr>
        <w:t>.</w:t>
      </w:r>
    </w:p>
    <w:p w14:paraId="68F00E1A" w14:textId="77777777" w:rsidR="00393FAF" w:rsidRPr="00573B59" w:rsidRDefault="00FB1D74" w:rsidP="00A3404F">
      <w:pPr>
        <w:pStyle w:val="ListBullet2"/>
      </w:pPr>
      <w:r w:rsidRPr="00573B59">
        <w:t>Setting</w:t>
      </w:r>
    </w:p>
    <w:p w14:paraId="5C59FC8C" w14:textId="77777777" w:rsidR="00E65481" w:rsidRPr="00573B59" w:rsidRDefault="00FD1933" w:rsidP="006D139A">
      <w:pPr>
        <w:pStyle w:val="BlockText"/>
        <w:ind w:left="0"/>
        <w:rPr>
          <w:i w:val="0"/>
          <w:color w:val="000000" w:themeColor="text1"/>
        </w:rPr>
      </w:pPr>
      <w:r w:rsidRPr="00573B59">
        <w:rPr>
          <w:i w:val="0"/>
          <w:color w:val="000000" w:themeColor="text1"/>
        </w:rPr>
        <w:t xml:space="preserve">Training - </w:t>
      </w:r>
      <w:r w:rsidR="00E65481" w:rsidRPr="00573B59">
        <w:rPr>
          <w:i w:val="0"/>
          <w:color w:val="000000" w:themeColor="text1"/>
        </w:rPr>
        <w:t xml:space="preserve">The location of the training and research is University of Miami, Max Orovitz laboratory, 1507 Levante Ave, Coral Gables. </w:t>
      </w:r>
    </w:p>
    <w:p w14:paraId="033A5F6E" w14:textId="77777777" w:rsidR="00393FAF" w:rsidRPr="00573B59" w:rsidRDefault="00393FAF" w:rsidP="00A3404F">
      <w:pPr>
        <w:pStyle w:val="ListBullet2"/>
      </w:pPr>
      <w:r w:rsidRPr="00573B59">
        <w:t xml:space="preserve">Resources </w:t>
      </w:r>
      <w:r w:rsidR="009D0CF9" w:rsidRPr="00573B59">
        <w:t>Available</w:t>
      </w:r>
    </w:p>
    <w:p w14:paraId="716BA6E5" w14:textId="77777777" w:rsidR="00393FAF" w:rsidRPr="00573B59" w:rsidRDefault="00E65481" w:rsidP="006D139A">
      <w:pPr>
        <w:pStyle w:val="BlockText"/>
        <w:ind w:left="0"/>
        <w:contextualSpacing/>
        <w:rPr>
          <w:color w:val="FF0000"/>
        </w:rPr>
      </w:pPr>
      <w:r w:rsidRPr="00573B59">
        <w:rPr>
          <w:i w:val="0"/>
          <w:color w:val="000000" w:themeColor="text1"/>
        </w:rPr>
        <w:t xml:space="preserve">Dr. Signorile has been conducting research on exercise </w:t>
      </w:r>
      <w:r w:rsidR="004074D5">
        <w:rPr>
          <w:i w:val="0"/>
          <w:color w:val="000000" w:themeColor="text1"/>
        </w:rPr>
        <w:t xml:space="preserve">with older persons </w:t>
      </w:r>
      <w:r w:rsidR="006C5F27">
        <w:rPr>
          <w:i w:val="0"/>
          <w:color w:val="000000" w:themeColor="text1"/>
        </w:rPr>
        <w:t>for the past 25 years. Dr. Aldousany and Dr. Reddy are a licensed Physical Therapist and certified athletic trainer.  All research assistance will be third and fourth year and graduate students in Kinesiology.</w:t>
      </w:r>
    </w:p>
    <w:p w14:paraId="49EE9847" w14:textId="77777777" w:rsidR="00371D8D" w:rsidRPr="00573B59" w:rsidRDefault="00371D8D" w:rsidP="00A3404F">
      <w:pPr>
        <w:pStyle w:val="ListBullet2"/>
      </w:pPr>
      <w:r w:rsidRPr="00573B59">
        <w:t>Prior Approvals</w:t>
      </w:r>
    </w:p>
    <w:p w14:paraId="6154BABA" w14:textId="77777777" w:rsidR="00371D8D" w:rsidRPr="00573B59" w:rsidRDefault="00E65481" w:rsidP="006D139A">
      <w:pPr>
        <w:pStyle w:val="BlockText"/>
        <w:ind w:left="0"/>
        <w:rPr>
          <w:color w:val="FF0000"/>
        </w:rPr>
      </w:pPr>
      <w:r w:rsidRPr="00573B59">
        <w:rPr>
          <w:i w:val="0"/>
        </w:rPr>
        <w:t>N/A</w:t>
      </w:r>
    </w:p>
    <w:p w14:paraId="0A8C50BC" w14:textId="77777777" w:rsidR="00393FAF" w:rsidRPr="00573B59" w:rsidRDefault="00393FAF" w:rsidP="00A3404F">
      <w:pPr>
        <w:pStyle w:val="ListBullet2"/>
        <w:rPr>
          <w:bCs/>
        </w:rPr>
      </w:pPr>
      <w:r w:rsidRPr="00573B59">
        <w:t>Recruitment Methods</w:t>
      </w:r>
    </w:p>
    <w:p w14:paraId="4401E3A2" w14:textId="194A1D37" w:rsidR="00A42FB8" w:rsidRPr="00573B59" w:rsidRDefault="00BC1F2E" w:rsidP="006D139A">
      <w:pPr>
        <w:pStyle w:val="BlockText"/>
        <w:ind w:left="0"/>
        <w:rPr>
          <w:color w:val="FF0000"/>
        </w:rPr>
      </w:pPr>
      <w:r w:rsidRPr="00573B59">
        <w:rPr>
          <w:i w:val="0"/>
        </w:rPr>
        <w:t xml:space="preserve">Subjects will be recruited using flyers and personal communication. </w:t>
      </w:r>
      <w:r w:rsidRPr="00573B59">
        <w:rPr>
          <w:i w:val="0"/>
          <w:color w:val="000000"/>
          <w:shd w:val="clear" w:color="auto" w:fill="FFFFFF"/>
        </w:rPr>
        <w:t xml:space="preserve">Flyers will be placed around the campuses of the University of Miami. </w:t>
      </w:r>
      <w:r w:rsidRPr="00573B59">
        <w:rPr>
          <w:i w:val="0"/>
        </w:rPr>
        <w:t>The</w:t>
      </w:r>
      <w:r w:rsidR="00B63840" w:rsidRPr="00573B59">
        <w:rPr>
          <w:i w:val="0"/>
        </w:rPr>
        <w:t>re</w:t>
      </w:r>
      <w:r w:rsidRPr="00573B59">
        <w:rPr>
          <w:i w:val="0"/>
        </w:rPr>
        <w:t xml:space="preserve"> will be no remuneration provided for the subjects</w:t>
      </w:r>
      <w:r w:rsidR="006D068C" w:rsidRPr="00573B59">
        <w:rPr>
          <w:i w:val="0"/>
          <w:color w:val="000000" w:themeColor="text1"/>
        </w:rPr>
        <w:t>.</w:t>
      </w:r>
      <w:r w:rsidR="00573B59" w:rsidRPr="00573B59">
        <w:rPr>
          <w:i w:val="0"/>
          <w:color w:val="000000" w:themeColor="text1"/>
        </w:rPr>
        <w:t xml:space="preserve"> </w:t>
      </w:r>
      <w:r w:rsidR="00A034BF">
        <w:rPr>
          <w:i w:val="0"/>
          <w:color w:val="000000" w:themeColor="text1"/>
        </w:rPr>
        <w:t xml:space="preserve">Screening to ascertain eligibility will be done by </w:t>
      </w:r>
      <w:r w:rsidR="00171C89">
        <w:rPr>
          <w:i w:val="0"/>
          <w:color w:val="000000" w:themeColor="text1"/>
        </w:rPr>
        <w:t>licensed</w:t>
      </w:r>
      <w:r w:rsidR="00A034BF">
        <w:rPr>
          <w:i w:val="0"/>
          <w:color w:val="000000" w:themeColor="text1"/>
        </w:rPr>
        <w:t xml:space="preserve"> Physical Therapists.</w:t>
      </w:r>
    </w:p>
    <w:p w14:paraId="1786A58E" w14:textId="77777777" w:rsidR="00A969E1" w:rsidRPr="00573B59" w:rsidRDefault="00AB2CE5" w:rsidP="00A3404F">
      <w:pPr>
        <w:pStyle w:val="ListBullet2"/>
        <w:rPr>
          <w:bCs/>
        </w:rPr>
      </w:pPr>
      <w:r w:rsidRPr="00573B59">
        <w:t xml:space="preserve">Local </w:t>
      </w:r>
      <w:r w:rsidR="00A969E1" w:rsidRPr="00573B59">
        <w:t>Number of Subjects</w:t>
      </w:r>
    </w:p>
    <w:p w14:paraId="2389FB0D" w14:textId="77777777" w:rsidR="00AB2CE5" w:rsidRPr="00573B59" w:rsidRDefault="006C5F27" w:rsidP="006D139A">
      <w:pPr>
        <w:pStyle w:val="BlockText"/>
        <w:ind w:left="0"/>
        <w:rPr>
          <w:color w:val="FF0000"/>
        </w:rPr>
      </w:pPr>
      <w:r>
        <w:rPr>
          <w:i w:val="0"/>
        </w:rPr>
        <w:t>1</w:t>
      </w:r>
      <w:r w:rsidR="00D27F95" w:rsidRPr="00573B59">
        <w:rPr>
          <w:i w:val="0"/>
        </w:rPr>
        <w:t>00</w:t>
      </w:r>
      <w:r w:rsidR="00BC1F2E" w:rsidRPr="00573B59">
        <w:rPr>
          <w:i w:val="0"/>
        </w:rPr>
        <w:t xml:space="preserve"> </w:t>
      </w:r>
      <w:r w:rsidR="008A2EDA" w:rsidRPr="00573B59">
        <w:rPr>
          <w:i w:val="0"/>
        </w:rPr>
        <w:t xml:space="preserve">men and </w:t>
      </w:r>
      <w:r w:rsidR="000A1898" w:rsidRPr="00573B59">
        <w:rPr>
          <w:i w:val="0"/>
        </w:rPr>
        <w:t>women</w:t>
      </w:r>
      <w:r w:rsidR="008A2EDA" w:rsidRPr="00573B59">
        <w:rPr>
          <w:i w:val="0"/>
        </w:rPr>
        <w:t xml:space="preserve"> between the ages of 18</w:t>
      </w:r>
      <w:r w:rsidR="00BC1F2E" w:rsidRPr="00573B59">
        <w:rPr>
          <w:i w:val="0"/>
        </w:rPr>
        <w:t xml:space="preserve"> </w:t>
      </w:r>
      <w:r w:rsidR="008A2EDA" w:rsidRPr="00573B59">
        <w:rPr>
          <w:i w:val="0"/>
        </w:rPr>
        <w:t>and 90</w:t>
      </w:r>
      <w:r w:rsidR="000A1898" w:rsidRPr="00573B59">
        <w:rPr>
          <w:i w:val="0"/>
        </w:rPr>
        <w:t xml:space="preserve"> </w:t>
      </w:r>
      <w:r w:rsidR="00BC1F2E" w:rsidRPr="00573B59">
        <w:rPr>
          <w:i w:val="0"/>
        </w:rPr>
        <w:t>will be incorporated in the study.</w:t>
      </w:r>
    </w:p>
    <w:p w14:paraId="7F70D99E" w14:textId="77777777" w:rsidR="00393FAF" w:rsidRPr="00573B59" w:rsidRDefault="00393FAF" w:rsidP="00A3404F">
      <w:pPr>
        <w:pStyle w:val="ListBullet2"/>
      </w:pPr>
      <w:r w:rsidRPr="00573B59">
        <w:t xml:space="preserve">Provisions to </w:t>
      </w:r>
      <w:r w:rsidR="009D0CF9" w:rsidRPr="00573B59">
        <w:t xml:space="preserve">Protect </w:t>
      </w:r>
      <w:r w:rsidRPr="00573B59">
        <w:t xml:space="preserve">the </w:t>
      </w:r>
      <w:r w:rsidR="009D0CF9" w:rsidRPr="00573B59">
        <w:t xml:space="preserve">Privacy Interests </w:t>
      </w:r>
      <w:r w:rsidRPr="00573B59">
        <w:t xml:space="preserve">of </w:t>
      </w:r>
      <w:r w:rsidR="009D0CF9" w:rsidRPr="00573B59">
        <w:t>Subjects</w:t>
      </w:r>
    </w:p>
    <w:p w14:paraId="27596F92" w14:textId="200343D6" w:rsidR="00BC1F2E" w:rsidRPr="00171C89" w:rsidRDefault="00BC1F2E" w:rsidP="006D139A">
      <w:pPr>
        <w:pStyle w:val="BlockText"/>
        <w:ind w:left="0"/>
        <w:rPr>
          <w:i w:val="0"/>
          <w:color w:val="FF0000"/>
        </w:rPr>
      </w:pPr>
      <w:r w:rsidRPr="00573B59">
        <w:rPr>
          <w:i w:val="0"/>
          <w:color w:val="000000" w:themeColor="text1"/>
        </w:rPr>
        <w:t xml:space="preserve">None of the forms will have their personal information, </w:t>
      </w:r>
      <w:r w:rsidR="004074D5">
        <w:rPr>
          <w:i w:val="0"/>
          <w:color w:val="000000" w:themeColor="text1"/>
        </w:rPr>
        <w:t>and will be identified solely by</w:t>
      </w:r>
      <w:r w:rsidRPr="00573B59">
        <w:rPr>
          <w:i w:val="0"/>
          <w:color w:val="000000" w:themeColor="text1"/>
        </w:rPr>
        <w:t xml:space="preserve"> subject number. Also, the information requested will be clearly conveyed in the informed consent forms. </w:t>
      </w:r>
      <w:r w:rsidR="004074D5">
        <w:rPr>
          <w:i w:val="0"/>
          <w:color w:val="000000" w:themeColor="text1"/>
        </w:rPr>
        <w:t>Subjects</w:t>
      </w:r>
      <w:r w:rsidRPr="00573B59">
        <w:rPr>
          <w:i w:val="0"/>
          <w:color w:val="000000" w:themeColor="text1"/>
        </w:rPr>
        <w:t xml:space="preserve"> will also be made aware that they can deny any tests or information and their data will be secured.</w:t>
      </w:r>
      <w:r w:rsidR="00036547" w:rsidRPr="00573B59">
        <w:rPr>
          <w:i w:val="0"/>
          <w:color w:val="000000" w:themeColor="text1"/>
        </w:rPr>
        <w:t xml:space="preserve">  Subject data will be stored in a locked cabinet in the Laboratory of Neuromuscular Research and Active Aging and only the Principal Investigator and research staff will have access.  Any electronic data will be stored in </w:t>
      </w:r>
      <w:r w:rsidR="00036547" w:rsidRPr="00573B59">
        <w:rPr>
          <w:i w:val="0"/>
          <w:color w:val="000000" w:themeColor="text1"/>
        </w:rPr>
        <w:lastRenderedPageBreak/>
        <w:t>password locked files with access only by the Principal Investigator and research staff.  As a further safeguard all data sheets and files will have only subject numbers as identifiers and the key to break that coding will be stored in a separate locked file cabinet in the main of</w:t>
      </w:r>
      <w:r w:rsidR="00573B59" w:rsidRPr="00573B59">
        <w:rPr>
          <w:i w:val="0"/>
          <w:color w:val="000000" w:themeColor="text1"/>
        </w:rPr>
        <w:t>fice of the laboratory with only</w:t>
      </w:r>
      <w:r w:rsidR="00036547" w:rsidRPr="00573B59">
        <w:rPr>
          <w:i w:val="0"/>
          <w:color w:val="000000" w:themeColor="text1"/>
        </w:rPr>
        <w:t xml:space="preserve"> the Principal Investigator and the laboratory administrator having access.</w:t>
      </w:r>
      <w:r w:rsidR="007C3D3A">
        <w:rPr>
          <w:i w:val="0"/>
          <w:color w:val="000000" w:themeColor="text1"/>
        </w:rPr>
        <w:t xml:space="preserve">  </w:t>
      </w:r>
      <w:r w:rsidR="00171C89">
        <w:rPr>
          <w:i w:val="0"/>
          <w:color w:val="000000" w:themeColor="text1"/>
        </w:rPr>
        <w:t xml:space="preserve">All photographs or filmstrips collected on subjects that have completed the </w:t>
      </w:r>
      <w:r w:rsidR="00171C89" w:rsidRPr="00171C89">
        <w:rPr>
          <w:bCs/>
          <w:i w:val="0"/>
        </w:rPr>
        <w:t>HSRO Audio/Video/Photography Authorization form</w:t>
      </w:r>
      <w:r w:rsidR="00171C89">
        <w:rPr>
          <w:bCs/>
          <w:i w:val="0"/>
        </w:rPr>
        <w:t xml:space="preserve"> will be stored in the same password locked files as their data.</w:t>
      </w:r>
      <w:r w:rsidR="00171C89">
        <w:rPr>
          <w:bCs/>
        </w:rPr>
        <w:t xml:space="preserve"> </w:t>
      </w:r>
    </w:p>
    <w:p w14:paraId="2D1A008B" w14:textId="77777777" w:rsidR="00393FAF" w:rsidRPr="00573B59" w:rsidRDefault="009D0CF9" w:rsidP="00A3404F">
      <w:pPr>
        <w:pStyle w:val="ListBullet2"/>
      </w:pPr>
      <w:r w:rsidRPr="00573B59">
        <w:t xml:space="preserve">Compensation </w:t>
      </w:r>
      <w:r w:rsidR="00393FAF" w:rsidRPr="00573B59">
        <w:t xml:space="preserve">for </w:t>
      </w:r>
      <w:r w:rsidRPr="00573B59">
        <w:t>Research-Related Injury</w:t>
      </w:r>
    </w:p>
    <w:p w14:paraId="5993996E" w14:textId="77777777" w:rsidR="00371D8D" w:rsidRPr="00573B59" w:rsidRDefault="00FC2EF9" w:rsidP="006D139A">
      <w:pPr>
        <w:pStyle w:val="BlockText"/>
        <w:ind w:left="0"/>
        <w:rPr>
          <w:color w:val="FF0000"/>
        </w:rPr>
      </w:pPr>
      <w:r w:rsidRPr="00573B59">
        <w:rPr>
          <w:i w:val="0"/>
        </w:rPr>
        <w:t xml:space="preserve">If injury occurs during the study medical assistance will be available. In these </w:t>
      </w:r>
      <w:r w:rsidR="00573B59" w:rsidRPr="00573B59">
        <w:rPr>
          <w:i w:val="0"/>
        </w:rPr>
        <w:t>cases,</w:t>
      </w:r>
      <w:r w:rsidRPr="00573B59">
        <w:rPr>
          <w:i w:val="0"/>
        </w:rPr>
        <w:t xml:space="preserve"> either the subject or his or her insurance carrier will be responsible for all costs.</w:t>
      </w:r>
    </w:p>
    <w:p w14:paraId="0E71EF00" w14:textId="77777777" w:rsidR="00393FAF" w:rsidRPr="00573B59" w:rsidRDefault="002607F3" w:rsidP="00A3404F">
      <w:pPr>
        <w:pStyle w:val="ListBullet2"/>
      </w:pPr>
      <w:r w:rsidRPr="00573B59">
        <w:t>Economic Burden to</w:t>
      </w:r>
      <w:r w:rsidR="00393FAF" w:rsidRPr="00573B59">
        <w:t xml:space="preserve"> </w:t>
      </w:r>
      <w:r w:rsidR="009D0CF9" w:rsidRPr="00573B59">
        <w:t>S</w:t>
      </w:r>
      <w:r w:rsidR="00646DEB" w:rsidRPr="00573B59">
        <w:t>ubject</w:t>
      </w:r>
      <w:r w:rsidR="00393FAF" w:rsidRPr="00573B59">
        <w:t>s</w:t>
      </w:r>
    </w:p>
    <w:p w14:paraId="43EA84E7" w14:textId="77777777" w:rsidR="00393FAF" w:rsidRPr="00573B59" w:rsidRDefault="00FC2EF9" w:rsidP="006D139A">
      <w:pPr>
        <w:pStyle w:val="BlockText"/>
        <w:ind w:left="0"/>
        <w:rPr>
          <w:i w:val="0"/>
        </w:rPr>
      </w:pPr>
      <w:r w:rsidRPr="00573B59">
        <w:rPr>
          <w:i w:val="0"/>
        </w:rPr>
        <w:t>There will be no costs associated with participation in this study</w:t>
      </w:r>
      <w:r w:rsidR="00573B59" w:rsidRPr="00573B59">
        <w:rPr>
          <w:i w:val="0"/>
        </w:rPr>
        <w:t xml:space="preserve"> and all training will be conducted at no charge to the participant.</w:t>
      </w:r>
    </w:p>
    <w:p w14:paraId="16F96AB6" w14:textId="77777777" w:rsidR="00393FAF" w:rsidRPr="00573B59" w:rsidRDefault="00393FAF" w:rsidP="009F37DF">
      <w:pPr>
        <w:pStyle w:val="ListBullet2"/>
        <w:contextualSpacing/>
      </w:pPr>
      <w:r w:rsidRPr="00573B59">
        <w:t xml:space="preserve">Consent </w:t>
      </w:r>
      <w:r w:rsidR="009D0CF9" w:rsidRPr="00573B59">
        <w:t>Process</w:t>
      </w:r>
    </w:p>
    <w:p w14:paraId="797F84F5" w14:textId="77777777" w:rsidR="004D2C49" w:rsidRDefault="0013196C" w:rsidP="009F37DF">
      <w:pPr>
        <w:pStyle w:val="List2"/>
        <w:numPr>
          <w:ilvl w:val="0"/>
          <w:numId w:val="0"/>
        </w:numPr>
        <w:contextualSpacing/>
        <w:rPr>
          <w:i w:val="0"/>
          <w:color w:val="000000"/>
          <w:shd w:val="clear" w:color="auto" w:fill="FFFFFF"/>
        </w:rPr>
      </w:pPr>
      <w:r w:rsidRPr="00573B59">
        <w:rPr>
          <w:i w:val="0"/>
          <w:color w:val="000000"/>
          <w:shd w:val="clear" w:color="auto" w:fill="FFFFFF"/>
        </w:rPr>
        <w:t>The PI and study coordinator will attain the informed consent for individual subjects. This will be completed before any testing or other procedures are initiated. The form will be written and explained in the English language on the first day of introduction within the confines of the laboratory. Only English-speaking subjects will be eligible sin</w:t>
      </w:r>
      <w:r w:rsidR="00887CD6" w:rsidRPr="00573B59">
        <w:rPr>
          <w:i w:val="0"/>
          <w:color w:val="000000"/>
          <w:shd w:val="clear" w:color="auto" w:fill="FFFFFF"/>
        </w:rPr>
        <w:t xml:space="preserve">ce the PI and study coordinator </w:t>
      </w:r>
      <w:r w:rsidRPr="00573B59">
        <w:rPr>
          <w:i w:val="0"/>
          <w:color w:val="000000"/>
          <w:shd w:val="clear" w:color="auto" w:fill="FFFFFF"/>
        </w:rPr>
        <w:t>are English-speaking.</w:t>
      </w:r>
    </w:p>
    <w:p w14:paraId="2C1C97BA" w14:textId="77777777" w:rsidR="00A0364C" w:rsidRDefault="00A0364C" w:rsidP="00B131CF">
      <w:pPr>
        <w:autoSpaceDE/>
        <w:autoSpaceDN/>
        <w:adjustRightInd/>
        <w:spacing w:before="100" w:beforeAutospacing="1" w:after="100" w:afterAutospacing="1"/>
        <w:contextualSpacing/>
        <w:rPr>
          <w:rFonts w:ascii="Gill Sans MT" w:eastAsia="MS PMincho" w:hAnsi="Gill Sans MT"/>
          <w:bCs/>
          <w:color w:val="FFC000"/>
          <w:sz w:val="48"/>
          <w:szCs w:val="48"/>
        </w:rPr>
      </w:pPr>
    </w:p>
    <w:p w14:paraId="5FF583A0" w14:textId="77777777" w:rsidR="00AD4FC1" w:rsidRPr="003E5494" w:rsidRDefault="00686E22" w:rsidP="00A002D2">
      <w:pPr>
        <w:autoSpaceDE/>
        <w:autoSpaceDN/>
        <w:adjustRightInd/>
        <w:spacing w:before="100" w:beforeAutospacing="1" w:after="100" w:afterAutospacing="1"/>
        <w:contextualSpacing/>
        <w:rPr>
          <w:rFonts w:ascii="Gill Sans MT" w:hAnsi="Gill Sans MT"/>
          <w:color w:val="00B050"/>
        </w:rPr>
      </w:pPr>
      <w:r w:rsidRPr="001F43A7">
        <w:rPr>
          <w:rFonts w:ascii="Arial" w:hAnsi="Arial" w:cs="Arial"/>
          <w:b/>
          <w:bCs/>
          <w:color w:val="00B050"/>
        </w:rPr>
        <w:t xml:space="preserve"> </w:t>
      </w:r>
    </w:p>
    <w:sectPr w:rsidR="00AD4FC1" w:rsidRPr="003E5494" w:rsidSect="00A3404F">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4990F3" w14:textId="77777777" w:rsidR="00C04801" w:rsidRDefault="00C04801" w:rsidP="007C0AA4">
      <w:r>
        <w:separator/>
      </w:r>
    </w:p>
  </w:endnote>
  <w:endnote w:type="continuationSeparator" w:id="0">
    <w:p w14:paraId="722804E1" w14:textId="77777777" w:rsidR="00C04801" w:rsidRDefault="00C04801" w:rsidP="007C0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NNFPLJ+TimesNew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MS PMincho">
    <w:panose1 w:val="02020600040205080304"/>
    <w:charset w:val="80"/>
    <w:family w:val="roman"/>
    <w:pitch w:val="variable"/>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6D9195" w14:textId="77777777" w:rsidR="00B9142D" w:rsidRPr="000E3478" w:rsidRDefault="00B9142D" w:rsidP="000E3478">
    <w:pPr>
      <w:pStyle w:val="Footer"/>
    </w:pPr>
    <w:r>
      <w:tab/>
      <w:t xml:space="preserve">Page </w:t>
    </w:r>
    <w:r>
      <w:rPr>
        <w:rStyle w:val="PageNumber"/>
      </w:rPr>
      <w:fldChar w:fldCharType="begin"/>
    </w:r>
    <w:r>
      <w:rPr>
        <w:rStyle w:val="PageNumber"/>
      </w:rPr>
      <w:instrText xml:space="preserve"> PAGE </w:instrText>
    </w:r>
    <w:r>
      <w:rPr>
        <w:rStyle w:val="PageNumber"/>
      </w:rPr>
      <w:fldChar w:fldCharType="separate"/>
    </w:r>
    <w:r w:rsidR="009548F3">
      <w:rPr>
        <w:rStyle w:val="PageNumber"/>
        <w:noProof/>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9548F3">
      <w:rPr>
        <w:rStyle w:val="PageNumber"/>
        <w:noProof/>
      </w:rPr>
      <w:t>5</w:t>
    </w:r>
    <w:r>
      <w:rPr>
        <w:rStyle w:val="PageNumber"/>
      </w:rPr>
      <w:fldChar w:fldCharType="end"/>
    </w:r>
    <w:r w:rsidRPr="00EE6AD4">
      <w:rPr>
        <w:rStyle w:val="PageNumber"/>
        <w:rFonts w:ascii="Times New Roman" w:hAnsi="Times New Roman"/>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CB1B1D" w14:textId="77777777" w:rsidR="00C04801" w:rsidRDefault="00C04801" w:rsidP="007C0AA4">
      <w:r>
        <w:separator/>
      </w:r>
    </w:p>
  </w:footnote>
  <w:footnote w:type="continuationSeparator" w:id="0">
    <w:p w14:paraId="2EC6EFC1" w14:textId="77777777" w:rsidR="00C04801" w:rsidRDefault="00C04801" w:rsidP="007C0A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66A537" w14:textId="77777777" w:rsidR="00B9142D" w:rsidRDefault="00B9142D" w:rsidP="00073548">
    <w:pPr>
      <w:pStyle w:val="Header"/>
    </w:pPr>
    <w:r>
      <w:t>IRB Study Number:</w:t>
    </w:r>
  </w:p>
  <w:p w14:paraId="54DCFABB" w14:textId="77777777" w:rsidR="00B9142D" w:rsidRDefault="00B9142D" w:rsidP="00073548">
    <w:pPr>
      <w:pStyle w:val="Header"/>
    </w:pPr>
    <w:r>
      <w:t>Version #, Date:</w:t>
    </w:r>
  </w:p>
  <w:p w14:paraId="3C8BCA46" w14:textId="77777777" w:rsidR="00B9142D" w:rsidRDefault="00B9142D" w:rsidP="006475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1"/>
    <w:multiLevelType w:val="singleLevel"/>
    <w:tmpl w:val="E6B8B572"/>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81262D44"/>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8398066A"/>
    <w:lvl w:ilvl="0">
      <w:start w:val="1"/>
      <w:numFmt w:val="bullet"/>
      <w:lvlText w:val=""/>
      <w:lvlJc w:val="left"/>
      <w:pPr>
        <w:tabs>
          <w:tab w:val="num" w:pos="720"/>
        </w:tabs>
        <w:ind w:left="720" w:hanging="360"/>
      </w:pPr>
      <w:rPr>
        <w:rFonts w:ascii="Symbol" w:hAnsi="Symbol" w:hint="default"/>
      </w:rPr>
    </w:lvl>
  </w:abstractNum>
  <w:abstractNum w:abstractNumId="3" w15:restartNumberingAfterBreak="0">
    <w:nsid w:val="02360AA3"/>
    <w:multiLevelType w:val="hybridMultilevel"/>
    <w:tmpl w:val="F74CD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977AC5"/>
    <w:multiLevelType w:val="hybridMultilevel"/>
    <w:tmpl w:val="6B7A8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4750C7"/>
    <w:multiLevelType w:val="hybridMultilevel"/>
    <w:tmpl w:val="5DFADD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97318E4"/>
    <w:multiLevelType w:val="hybridMultilevel"/>
    <w:tmpl w:val="1E6A264A"/>
    <w:lvl w:ilvl="0" w:tplc="31A61EB0">
      <w:start w:val="1"/>
      <w:numFmt w:val="decimal"/>
      <w:lvlText w:val="%1)"/>
      <w:lvlJc w:val="left"/>
      <w:pPr>
        <w:ind w:left="1260" w:hanging="360"/>
      </w:pPr>
      <w:rPr>
        <w:b w:val="0"/>
      </w:r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7" w15:restartNumberingAfterBreak="0">
    <w:nsid w:val="1A334708"/>
    <w:multiLevelType w:val="multilevel"/>
    <w:tmpl w:val="AA5C12FC"/>
    <w:lvl w:ilvl="0">
      <w:start w:val="1"/>
      <w:numFmt w:val="decimal"/>
      <w:pStyle w:val="ListBullet2"/>
      <w:lvlText w:val="%1)"/>
      <w:lvlJc w:val="left"/>
      <w:pPr>
        <w:tabs>
          <w:tab w:val="num" w:pos="360"/>
        </w:tabs>
        <w:ind w:left="360" w:hanging="360"/>
      </w:pPr>
      <w:rPr>
        <w:rFonts w:ascii="Times New Roman" w:hAnsi="Times New Roman" w:cs="Times New Roman"/>
        <w:b w:val="0"/>
        <w:bCs w:val="0"/>
        <w:iCs w:val="0"/>
        <w:caps w:val="0"/>
        <w:smallCaps w:val="0"/>
        <w:strike w:val="0"/>
        <w:dstrike w:val="0"/>
        <w:noProof w:val="0"/>
        <w:vanish w:val="0"/>
        <w:color w:val="000000" w:themeColor="text1"/>
        <w:spacing w:val="0"/>
        <w:kern w:val="0"/>
        <w:position w:val="0"/>
        <w:sz w:val="24"/>
        <w:szCs w:val="24"/>
        <w:u w:val="none"/>
        <w:effect w:val="none"/>
        <w:vertAlign w:val="baseline"/>
        <w:em w:val="none"/>
        <w:specVanish w:val="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1B4151E5"/>
    <w:multiLevelType w:val="hybridMultilevel"/>
    <w:tmpl w:val="8FB6A9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2B36171"/>
    <w:multiLevelType w:val="multilevel"/>
    <w:tmpl w:val="0308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F46BB"/>
    <w:multiLevelType w:val="hybridMultilevel"/>
    <w:tmpl w:val="E3E0CEE2"/>
    <w:lvl w:ilvl="0" w:tplc="04090001">
      <w:start w:val="1"/>
      <w:numFmt w:val="bullet"/>
      <w:lvlText w:val=""/>
      <w:lvlJc w:val="left"/>
      <w:pPr>
        <w:ind w:left="1088" w:hanging="360"/>
      </w:pPr>
      <w:rPr>
        <w:rFonts w:ascii="Symbol" w:hAnsi="Symbol" w:hint="default"/>
      </w:rPr>
    </w:lvl>
    <w:lvl w:ilvl="1" w:tplc="04090003" w:tentative="1">
      <w:start w:val="1"/>
      <w:numFmt w:val="bullet"/>
      <w:lvlText w:val="o"/>
      <w:lvlJc w:val="left"/>
      <w:pPr>
        <w:ind w:left="1808" w:hanging="360"/>
      </w:pPr>
      <w:rPr>
        <w:rFonts w:ascii="Courier New" w:hAnsi="Courier New" w:cs="Courier New" w:hint="default"/>
      </w:rPr>
    </w:lvl>
    <w:lvl w:ilvl="2" w:tplc="04090005" w:tentative="1">
      <w:start w:val="1"/>
      <w:numFmt w:val="bullet"/>
      <w:lvlText w:val=""/>
      <w:lvlJc w:val="left"/>
      <w:pPr>
        <w:ind w:left="2528" w:hanging="360"/>
      </w:pPr>
      <w:rPr>
        <w:rFonts w:ascii="Wingdings" w:hAnsi="Wingdings" w:hint="default"/>
      </w:rPr>
    </w:lvl>
    <w:lvl w:ilvl="3" w:tplc="04090001" w:tentative="1">
      <w:start w:val="1"/>
      <w:numFmt w:val="bullet"/>
      <w:lvlText w:val=""/>
      <w:lvlJc w:val="left"/>
      <w:pPr>
        <w:ind w:left="3248" w:hanging="360"/>
      </w:pPr>
      <w:rPr>
        <w:rFonts w:ascii="Symbol" w:hAnsi="Symbol" w:hint="default"/>
      </w:rPr>
    </w:lvl>
    <w:lvl w:ilvl="4" w:tplc="04090003" w:tentative="1">
      <w:start w:val="1"/>
      <w:numFmt w:val="bullet"/>
      <w:lvlText w:val="o"/>
      <w:lvlJc w:val="left"/>
      <w:pPr>
        <w:ind w:left="3968" w:hanging="360"/>
      </w:pPr>
      <w:rPr>
        <w:rFonts w:ascii="Courier New" w:hAnsi="Courier New" w:cs="Courier New" w:hint="default"/>
      </w:rPr>
    </w:lvl>
    <w:lvl w:ilvl="5" w:tplc="04090005" w:tentative="1">
      <w:start w:val="1"/>
      <w:numFmt w:val="bullet"/>
      <w:lvlText w:val=""/>
      <w:lvlJc w:val="left"/>
      <w:pPr>
        <w:ind w:left="4688" w:hanging="360"/>
      </w:pPr>
      <w:rPr>
        <w:rFonts w:ascii="Wingdings" w:hAnsi="Wingdings" w:hint="default"/>
      </w:rPr>
    </w:lvl>
    <w:lvl w:ilvl="6" w:tplc="04090001" w:tentative="1">
      <w:start w:val="1"/>
      <w:numFmt w:val="bullet"/>
      <w:lvlText w:val=""/>
      <w:lvlJc w:val="left"/>
      <w:pPr>
        <w:ind w:left="5408" w:hanging="360"/>
      </w:pPr>
      <w:rPr>
        <w:rFonts w:ascii="Symbol" w:hAnsi="Symbol" w:hint="default"/>
      </w:rPr>
    </w:lvl>
    <w:lvl w:ilvl="7" w:tplc="04090003" w:tentative="1">
      <w:start w:val="1"/>
      <w:numFmt w:val="bullet"/>
      <w:lvlText w:val="o"/>
      <w:lvlJc w:val="left"/>
      <w:pPr>
        <w:ind w:left="6128" w:hanging="360"/>
      </w:pPr>
      <w:rPr>
        <w:rFonts w:ascii="Courier New" w:hAnsi="Courier New" w:cs="Courier New" w:hint="default"/>
      </w:rPr>
    </w:lvl>
    <w:lvl w:ilvl="8" w:tplc="04090005" w:tentative="1">
      <w:start w:val="1"/>
      <w:numFmt w:val="bullet"/>
      <w:lvlText w:val=""/>
      <w:lvlJc w:val="left"/>
      <w:pPr>
        <w:ind w:left="6848" w:hanging="360"/>
      </w:pPr>
      <w:rPr>
        <w:rFonts w:ascii="Wingdings" w:hAnsi="Wingdings" w:hint="default"/>
      </w:rPr>
    </w:lvl>
  </w:abstractNum>
  <w:abstractNum w:abstractNumId="11" w15:restartNumberingAfterBreak="0">
    <w:nsid w:val="23900065"/>
    <w:multiLevelType w:val="hybridMultilevel"/>
    <w:tmpl w:val="C6EE25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CA441F"/>
    <w:multiLevelType w:val="hybridMultilevel"/>
    <w:tmpl w:val="2A6E3A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629063D"/>
    <w:multiLevelType w:val="hybridMultilevel"/>
    <w:tmpl w:val="ED02FFC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70A339E"/>
    <w:multiLevelType w:val="hybridMultilevel"/>
    <w:tmpl w:val="09E867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0F1696"/>
    <w:multiLevelType w:val="hybridMultilevel"/>
    <w:tmpl w:val="3C76ED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1C03445"/>
    <w:multiLevelType w:val="hybridMultilevel"/>
    <w:tmpl w:val="EB2EE6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1DD06BA"/>
    <w:multiLevelType w:val="hybridMultilevel"/>
    <w:tmpl w:val="9A4CF2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80073BE"/>
    <w:multiLevelType w:val="hybridMultilevel"/>
    <w:tmpl w:val="014CF7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0047A07"/>
    <w:multiLevelType w:val="hybridMultilevel"/>
    <w:tmpl w:val="7988EC9E"/>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1805C01"/>
    <w:multiLevelType w:val="hybridMultilevel"/>
    <w:tmpl w:val="DE5C13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3E53746"/>
    <w:multiLevelType w:val="hybridMultilevel"/>
    <w:tmpl w:val="556C6BAE"/>
    <w:lvl w:ilvl="0" w:tplc="04090001">
      <w:start w:val="1"/>
      <w:numFmt w:val="bullet"/>
      <w:lvlText w:val=""/>
      <w:lvlJc w:val="left"/>
      <w:pPr>
        <w:ind w:left="1597" w:hanging="360"/>
      </w:pPr>
      <w:rPr>
        <w:rFonts w:ascii="Symbol" w:hAnsi="Symbol" w:hint="default"/>
      </w:rPr>
    </w:lvl>
    <w:lvl w:ilvl="1" w:tplc="04090003" w:tentative="1">
      <w:start w:val="1"/>
      <w:numFmt w:val="bullet"/>
      <w:lvlText w:val="o"/>
      <w:lvlJc w:val="left"/>
      <w:pPr>
        <w:ind w:left="2317" w:hanging="360"/>
      </w:pPr>
      <w:rPr>
        <w:rFonts w:ascii="Courier New" w:hAnsi="Courier New" w:cs="Courier New" w:hint="default"/>
      </w:rPr>
    </w:lvl>
    <w:lvl w:ilvl="2" w:tplc="04090005" w:tentative="1">
      <w:start w:val="1"/>
      <w:numFmt w:val="bullet"/>
      <w:lvlText w:val=""/>
      <w:lvlJc w:val="left"/>
      <w:pPr>
        <w:ind w:left="3037" w:hanging="360"/>
      </w:pPr>
      <w:rPr>
        <w:rFonts w:ascii="Wingdings" w:hAnsi="Wingdings" w:hint="default"/>
      </w:rPr>
    </w:lvl>
    <w:lvl w:ilvl="3" w:tplc="04090001" w:tentative="1">
      <w:start w:val="1"/>
      <w:numFmt w:val="bullet"/>
      <w:lvlText w:val=""/>
      <w:lvlJc w:val="left"/>
      <w:pPr>
        <w:ind w:left="3757" w:hanging="360"/>
      </w:pPr>
      <w:rPr>
        <w:rFonts w:ascii="Symbol" w:hAnsi="Symbol" w:hint="default"/>
      </w:rPr>
    </w:lvl>
    <w:lvl w:ilvl="4" w:tplc="04090003" w:tentative="1">
      <w:start w:val="1"/>
      <w:numFmt w:val="bullet"/>
      <w:lvlText w:val="o"/>
      <w:lvlJc w:val="left"/>
      <w:pPr>
        <w:ind w:left="4477" w:hanging="360"/>
      </w:pPr>
      <w:rPr>
        <w:rFonts w:ascii="Courier New" w:hAnsi="Courier New" w:cs="Courier New" w:hint="default"/>
      </w:rPr>
    </w:lvl>
    <w:lvl w:ilvl="5" w:tplc="04090005" w:tentative="1">
      <w:start w:val="1"/>
      <w:numFmt w:val="bullet"/>
      <w:lvlText w:val=""/>
      <w:lvlJc w:val="left"/>
      <w:pPr>
        <w:ind w:left="5197" w:hanging="360"/>
      </w:pPr>
      <w:rPr>
        <w:rFonts w:ascii="Wingdings" w:hAnsi="Wingdings" w:hint="default"/>
      </w:rPr>
    </w:lvl>
    <w:lvl w:ilvl="6" w:tplc="04090001" w:tentative="1">
      <w:start w:val="1"/>
      <w:numFmt w:val="bullet"/>
      <w:lvlText w:val=""/>
      <w:lvlJc w:val="left"/>
      <w:pPr>
        <w:ind w:left="5917" w:hanging="360"/>
      </w:pPr>
      <w:rPr>
        <w:rFonts w:ascii="Symbol" w:hAnsi="Symbol" w:hint="default"/>
      </w:rPr>
    </w:lvl>
    <w:lvl w:ilvl="7" w:tplc="04090003" w:tentative="1">
      <w:start w:val="1"/>
      <w:numFmt w:val="bullet"/>
      <w:lvlText w:val="o"/>
      <w:lvlJc w:val="left"/>
      <w:pPr>
        <w:ind w:left="6637" w:hanging="360"/>
      </w:pPr>
      <w:rPr>
        <w:rFonts w:ascii="Courier New" w:hAnsi="Courier New" w:cs="Courier New" w:hint="default"/>
      </w:rPr>
    </w:lvl>
    <w:lvl w:ilvl="8" w:tplc="04090005" w:tentative="1">
      <w:start w:val="1"/>
      <w:numFmt w:val="bullet"/>
      <w:lvlText w:val=""/>
      <w:lvlJc w:val="left"/>
      <w:pPr>
        <w:ind w:left="7357" w:hanging="360"/>
      </w:pPr>
      <w:rPr>
        <w:rFonts w:ascii="Wingdings" w:hAnsi="Wingdings" w:hint="default"/>
      </w:rPr>
    </w:lvl>
  </w:abstractNum>
  <w:abstractNum w:abstractNumId="22" w15:restartNumberingAfterBreak="0">
    <w:nsid w:val="542F4544"/>
    <w:multiLevelType w:val="hybridMultilevel"/>
    <w:tmpl w:val="386CD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B96E73"/>
    <w:multiLevelType w:val="hybridMultilevel"/>
    <w:tmpl w:val="F15633B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6A67912"/>
    <w:multiLevelType w:val="hybridMultilevel"/>
    <w:tmpl w:val="069001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8062434"/>
    <w:multiLevelType w:val="hybridMultilevel"/>
    <w:tmpl w:val="27D80256"/>
    <w:lvl w:ilvl="0" w:tplc="7040E5F2">
      <w:start w:val="1"/>
      <w:numFmt w:val="bullet"/>
      <w:pStyle w:val="List"/>
      <w:lvlText w:val=""/>
      <w:lvlJc w:val="left"/>
      <w:pPr>
        <w:ind w:left="1440" w:hanging="360"/>
      </w:pPr>
      <w:rPr>
        <w:rFonts w:ascii="Symbol" w:hAnsi="Symbol" w:hint="default"/>
      </w:rPr>
    </w:lvl>
    <w:lvl w:ilvl="1" w:tplc="6E36A046">
      <w:start w:val="1"/>
      <w:numFmt w:val="bullet"/>
      <w:pStyle w:val="List2"/>
      <w:lvlText w:val="o"/>
      <w:lvlJc w:val="left"/>
      <w:pPr>
        <w:ind w:left="2160" w:hanging="360"/>
      </w:pPr>
      <w:rPr>
        <w:rFonts w:ascii="Courier New" w:hAnsi="Courier New" w:cs="Courier New" w:hint="default"/>
      </w:rPr>
    </w:lvl>
    <w:lvl w:ilvl="2" w:tplc="C1686812">
      <w:start w:val="1"/>
      <w:numFmt w:val="bullet"/>
      <w:lvlRestart w:val="0"/>
      <w:lvlText w:val=""/>
      <w:lvlJc w:val="left"/>
      <w:pPr>
        <w:tabs>
          <w:tab w:val="num" w:pos="2880"/>
        </w:tabs>
        <w:ind w:left="2880" w:hanging="360"/>
      </w:pPr>
      <w:rPr>
        <w:rFonts w:ascii="Symbol" w:hAnsi="Symbol"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B9C1D0C"/>
    <w:multiLevelType w:val="hybridMultilevel"/>
    <w:tmpl w:val="1A4A03B6"/>
    <w:lvl w:ilvl="0" w:tplc="08090001">
      <w:start w:val="1"/>
      <w:numFmt w:val="bullet"/>
      <w:lvlText w:val=""/>
      <w:lvlJc w:val="left"/>
      <w:pPr>
        <w:ind w:left="1620" w:hanging="360"/>
      </w:pPr>
      <w:rPr>
        <w:rFonts w:ascii="Symbol" w:hAnsi="Symbol" w:hint="default"/>
      </w:rPr>
    </w:lvl>
    <w:lvl w:ilvl="1" w:tplc="08090003" w:tentative="1">
      <w:start w:val="1"/>
      <w:numFmt w:val="bullet"/>
      <w:lvlText w:val="o"/>
      <w:lvlJc w:val="left"/>
      <w:pPr>
        <w:ind w:left="2340" w:hanging="360"/>
      </w:pPr>
      <w:rPr>
        <w:rFonts w:ascii="Courier New" w:hAnsi="Courier New" w:cs="Courier New" w:hint="default"/>
      </w:rPr>
    </w:lvl>
    <w:lvl w:ilvl="2" w:tplc="08090005" w:tentative="1">
      <w:start w:val="1"/>
      <w:numFmt w:val="bullet"/>
      <w:lvlText w:val=""/>
      <w:lvlJc w:val="left"/>
      <w:pPr>
        <w:ind w:left="3060" w:hanging="360"/>
      </w:pPr>
      <w:rPr>
        <w:rFonts w:ascii="Wingdings" w:hAnsi="Wingdings" w:hint="default"/>
      </w:rPr>
    </w:lvl>
    <w:lvl w:ilvl="3" w:tplc="08090001" w:tentative="1">
      <w:start w:val="1"/>
      <w:numFmt w:val="bullet"/>
      <w:lvlText w:val=""/>
      <w:lvlJc w:val="left"/>
      <w:pPr>
        <w:ind w:left="3780" w:hanging="360"/>
      </w:pPr>
      <w:rPr>
        <w:rFonts w:ascii="Symbol" w:hAnsi="Symbol" w:hint="default"/>
      </w:rPr>
    </w:lvl>
    <w:lvl w:ilvl="4" w:tplc="08090003" w:tentative="1">
      <w:start w:val="1"/>
      <w:numFmt w:val="bullet"/>
      <w:lvlText w:val="o"/>
      <w:lvlJc w:val="left"/>
      <w:pPr>
        <w:ind w:left="4500" w:hanging="360"/>
      </w:pPr>
      <w:rPr>
        <w:rFonts w:ascii="Courier New" w:hAnsi="Courier New" w:cs="Courier New" w:hint="default"/>
      </w:rPr>
    </w:lvl>
    <w:lvl w:ilvl="5" w:tplc="08090005" w:tentative="1">
      <w:start w:val="1"/>
      <w:numFmt w:val="bullet"/>
      <w:lvlText w:val=""/>
      <w:lvlJc w:val="left"/>
      <w:pPr>
        <w:ind w:left="5220" w:hanging="360"/>
      </w:pPr>
      <w:rPr>
        <w:rFonts w:ascii="Wingdings" w:hAnsi="Wingdings" w:hint="default"/>
      </w:rPr>
    </w:lvl>
    <w:lvl w:ilvl="6" w:tplc="08090001" w:tentative="1">
      <w:start w:val="1"/>
      <w:numFmt w:val="bullet"/>
      <w:lvlText w:val=""/>
      <w:lvlJc w:val="left"/>
      <w:pPr>
        <w:ind w:left="5940" w:hanging="360"/>
      </w:pPr>
      <w:rPr>
        <w:rFonts w:ascii="Symbol" w:hAnsi="Symbol" w:hint="default"/>
      </w:rPr>
    </w:lvl>
    <w:lvl w:ilvl="7" w:tplc="08090003" w:tentative="1">
      <w:start w:val="1"/>
      <w:numFmt w:val="bullet"/>
      <w:lvlText w:val="o"/>
      <w:lvlJc w:val="left"/>
      <w:pPr>
        <w:ind w:left="6660" w:hanging="360"/>
      </w:pPr>
      <w:rPr>
        <w:rFonts w:ascii="Courier New" w:hAnsi="Courier New" w:cs="Courier New" w:hint="default"/>
      </w:rPr>
    </w:lvl>
    <w:lvl w:ilvl="8" w:tplc="08090005" w:tentative="1">
      <w:start w:val="1"/>
      <w:numFmt w:val="bullet"/>
      <w:lvlText w:val=""/>
      <w:lvlJc w:val="left"/>
      <w:pPr>
        <w:ind w:left="7380" w:hanging="360"/>
      </w:pPr>
      <w:rPr>
        <w:rFonts w:ascii="Wingdings" w:hAnsi="Wingdings" w:hint="default"/>
      </w:rPr>
    </w:lvl>
  </w:abstractNum>
  <w:abstractNum w:abstractNumId="27" w15:restartNumberingAfterBreak="0">
    <w:nsid w:val="6BD1037F"/>
    <w:multiLevelType w:val="hybridMultilevel"/>
    <w:tmpl w:val="AD2E5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3A416A"/>
    <w:multiLevelType w:val="hybridMultilevel"/>
    <w:tmpl w:val="8AF8E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DF40D5"/>
    <w:multiLevelType w:val="hybridMultilevel"/>
    <w:tmpl w:val="F5FA2B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60032CC"/>
    <w:multiLevelType w:val="hybridMultilevel"/>
    <w:tmpl w:val="139216C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1" w15:restartNumberingAfterBreak="0">
    <w:nsid w:val="7C226AEA"/>
    <w:multiLevelType w:val="hybridMultilevel"/>
    <w:tmpl w:val="E2DC9C04"/>
    <w:lvl w:ilvl="0" w:tplc="B810B37E">
      <w:start w:val="1"/>
      <w:numFmt w:val="bullet"/>
      <w:pStyle w:val="ChecklistSimpleChecked"/>
      <w:lvlText w:val="☑"/>
      <w:lvlJc w:val="left"/>
      <w:pPr>
        <w:tabs>
          <w:tab w:val="num" w:pos="360"/>
        </w:tabs>
        <w:ind w:left="360" w:hanging="360"/>
      </w:pPr>
      <w:rPr>
        <w:rFonts w:ascii="Arial Unicode MS" w:eastAsia="Arial Unicode MS" w:hAnsi="Arial Unicode MS" w:hint="eastAsia"/>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D21255E"/>
    <w:multiLevelType w:val="hybridMultilevel"/>
    <w:tmpl w:val="775EBB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1"/>
  </w:num>
  <w:num w:numId="2">
    <w:abstractNumId w:val="2"/>
  </w:num>
  <w:num w:numId="3">
    <w:abstractNumId w:val="1"/>
  </w:num>
  <w:num w:numId="4">
    <w:abstractNumId w:val="0"/>
  </w:num>
  <w:num w:numId="5">
    <w:abstractNumId w:val="7"/>
  </w:num>
  <w:num w:numId="6">
    <w:abstractNumId w:val="25"/>
  </w:num>
  <w:num w:numId="7">
    <w:abstractNumId w:val="10"/>
  </w:num>
  <w:num w:numId="8">
    <w:abstractNumId w:val="16"/>
  </w:num>
  <w:num w:numId="9">
    <w:abstractNumId w:val="18"/>
  </w:num>
  <w:num w:numId="10">
    <w:abstractNumId w:val="12"/>
  </w:num>
  <w:num w:numId="11">
    <w:abstractNumId w:val="5"/>
  </w:num>
  <w:num w:numId="12">
    <w:abstractNumId w:val="13"/>
  </w:num>
  <w:num w:numId="13">
    <w:abstractNumId w:val="15"/>
  </w:num>
  <w:num w:numId="14">
    <w:abstractNumId w:val="29"/>
  </w:num>
  <w:num w:numId="15">
    <w:abstractNumId w:val="32"/>
  </w:num>
  <w:num w:numId="16">
    <w:abstractNumId w:val="20"/>
  </w:num>
  <w:num w:numId="17">
    <w:abstractNumId w:val="17"/>
  </w:num>
  <w:num w:numId="18">
    <w:abstractNumId w:val="8"/>
  </w:num>
  <w:num w:numId="19">
    <w:abstractNumId w:val="3"/>
  </w:num>
  <w:num w:numId="20">
    <w:abstractNumId w:val="30"/>
  </w:num>
  <w:num w:numId="21">
    <w:abstractNumId w:val="22"/>
  </w:num>
  <w:num w:numId="22">
    <w:abstractNumId w:val="9"/>
  </w:num>
  <w:num w:numId="23">
    <w:abstractNumId w:val="21"/>
  </w:num>
  <w:num w:numId="24">
    <w:abstractNumId w:val="27"/>
  </w:num>
  <w:num w:numId="25">
    <w:abstractNumId w:val="24"/>
  </w:num>
  <w:num w:numId="26">
    <w:abstractNumId w:val="4"/>
  </w:num>
  <w:num w:numId="27">
    <w:abstractNumId w:val="14"/>
  </w:num>
  <w:num w:numId="28">
    <w:abstractNumId w:val="11"/>
  </w:num>
  <w:num w:numId="29">
    <w:abstractNumId w:val="23"/>
  </w:num>
  <w:num w:numId="30">
    <w:abstractNumId w:val="28"/>
  </w:num>
  <w:num w:numId="31">
    <w:abstractNumId w:val="6"/>
  </w:num>
  <w:num w:numId="32">
    <w:abstractNumId w:val="19"/>
  </w:num>
  <w:num w:numId="33">
    <w:abstractNumId w:val="26"/>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ignorile, Joseph F">
    <w15:presenceInfo w15:providerId="AD" w15:userId="S::jsignorile@miami.edu::1bf4573e-56a1-4b74-aa71-662d6a54a2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022755E-7263-41B7-9B23-8E738C1B9A25}"/>
    <w:docVar w:name="dgnword-eventsink" w:val="186254352"/>
  </w:docVars>
  <w:rsids>
    <w:rsidRoot w:val="007C0AA4"/>
    <w:rsid w:val="000156F7"/>
    <w:rsid w:val="000176CD"/>
    <w:rsid w:val="00017ADC"/>
    <w:rsid w:val="00020AA2"/>
    <w:rsid w:val="00020E49"/>
    <w:rsid w:val="00021416"/>
    <w:rsid w:val="000230FA"/>
    <w:rsid w:val="000305D7"/>
    <w:rsid w:val="00034B6D"/>
    <w:rsid w:val="00036547"/>
    <w:rsid w:val="0003753D"/>
    <w:rsid w:val="00041220"/>
    <w:rsid w:val="00043EC2"/>
    <w:rsid w:val="00053DC2"/>
    <w:rsid w:val="00053E55"/>
    <w:rsid w:val="00055A51"/>
    <w:rsid w:val="000623B7"/>
    <w:rsid w:val="000651A8"/>
    <w:rsid w:val="00066516"/>
    <w:rsid w:val="000678E0"/>
    <w:rsid w:val="000731C8"/>
    <w:rsid w:val="00073548"/>
    <w:rsid w:val="00080915"/>
    <w:rsid w:val="0008389B"/>
    <w:rsid w:val="00091189"/>
    <w:rsid w:val="000937AB"/>
    <w:rsid w:val="00093D0C"/>
    <w:rsid w:val="00095B99"/>
    <w:rsid w:val="000A0D2E"/>
    <w:rsid w:val="000A1898"/>
    <w:rsid w:val="000A3196"/>
    <w:rsid w:val="000A4BE2"/>
    <w:rsid w:val="000B2248"/>
    <w:rsid w:val="000B5743"/>
    <w:rsid w:val="000C0B9D"/>
    <w:rsid w:val="000D3591"/>
    <w:rsid w:val="000D3F01"/>
    <w:rsid w:val="000D469A"/>
    <w:rsid w:val="000D5A03"/>
    <w:rsid w:val="000E1FF1"/>
    <w:rsid w:val="000E3478"/>
    <w:rsid w:val="000E6F07"/>
    <w:rsid w:val="000E7F86"/>
    <w:rsid w:val="000F2792"/>
    <w:rsid w:val="000F7148"/>
    <w:rsid w:val="00105818"/>
    <w:rsid w:val="0011070A"/>
    <w:rsid w:val="001107C4"/>
    <w:rsid w:val="00112FF7"/>
    <w:rsid w:val="0011551B"/>
    <w:rsid w:val="0011797F"/>
    <w:rsid w:val="00124545"/>
    <w:rsid w:val="0012631B"/>
    <w:rsid w:val="0013196C"/>
    <w:rsid w:val="001351F7"/>
    <w:rsid w:val="00140035"/>
    <w:rsid w:val="0014096A"/>
    <w:rsid w:val="00144D74"/>
    <w:rsid w:val="00146A7C"/>
    <w:rsid w:val="00152C27"/>
    <w:rsid w:val="00155AFC"/>
    <w:rsid w:val="00161E74"/>
    <w:rsid w:val="00171C89"/>
    <w:rsid w:val="00182D9C"/>
    <w:rsid w:val="0018636B"/>
    <w:rsid w:val="00186FE5"/>
    <w:rsid w:val="001923FA"/>
    <w:rsid w:val="00193A08"/>
    <w:rsid w:val="00194D67"/>
    <w:rsid w:val="001A6337"/>
    <w:rsid w:val="001A6A8D"/>
    <w:rsid w:val="001B56EF"/>
    <w:rsid w:val="001B678E"/>
    <w:rsid w:val="001B6D07"/>
    <w:rsid w:val="001C5D9B"/>
    <w:rsid w:val="001E165F"/>
    <w:rsid w:val="001E2287"/>
    <w:rsid w:val="001E29F0"/>
    <w:rsid w:val="001E7891"/>
    <w:rsid w:val="001F0162"/>
    <w:rsid w:val="001F256E"/>
    <w:rsid w:val="001F42CB"/>
    <w:rsid w:val="001F43A7"/>
    <w:rsid w:val="0020066F"/>
    <w:rsid w:val="0020197F"/>
    <w:rsid w:val="00201E5F"/>
    <w:rsid w:val="00204142"/>
    <w:rsid w:val="0021261F"/>
    <w:rsid w:val="002170A8"/>
    <w:rsid w:val="00217B63"/>
    <w:rsid w:val="0022064C"/>
    <w:rsid w:val="002273CB"/>
    <w:rsid w:val="002274B6"/>
    <w:rsid w:val="002429F7"/>
    <w:rsid w:val="00246B3A"/>
    <w:rsid w:val="00247702"/>
    <w:rsid w:val="00247E9D"/>
    <w:rsid w:val="00253D71"/>
    <w:rsid w:val="002547BD"/>
    <w:rsid w:val="002575CD"/>
    <w:rsid w:val="002607F3"/>
    <w:rsid w:val="00262C07"/>
    <w:rsid w:val="00264E61"/>
    <w:rsid w:val="0026513D"/>
    <w:rsid w:val="00265DC7"/>
    <w:rsid w:val="00282878"/>
    <w:rsid w:val="002847E3"/>
    <w:rsid w:val="00295FD1"/>
    <w:rsid w:val="00297724"/>
    <w:rsid w:val="002A08FD"/>
    <w:rsid w:val="002A3F41"/>
    <w:rsid w:val="002A78FB"/>
    <w:rsid w:val="002B1D4E"/>
    <w:rsid w:val="002B735C"/>
    <w:rsid w:val="002E51B0"/>
    <w:rsid w:val="002E7449"/>
    <w:rsid w:val="002F75AE"/>
    <w:rsid w:val="00307BD3"/>
    <w:rsid w:val="003112AB"/>
    <w:rsid w:val="00314BE5"/>
    <w:rsid w:val="0032245B"/>
    <w:rsid w:val="0032353B"/>
    <w:rsid w:val="00334106"/>
    <w:rsid w:val="0034056D"/>
    <w:rsid w:val="003438A0"/>
    <w:rsid w:val="0035144F"/>
    <w:rsid w:val="003603DC"/>
    <w:rsid w:val="00361D30"/>
    <w:rsid w:val="00362C8E"/>
    <w:rsid w:val="00371D8D"/>
    <w:rsid w:val="00372A87"/>
    <w:rsid w:val="00373590"/>
    <w:rsid w:val="003823E7"/>
    <w:rsid w:val="00387FB2"/>
    <w:rsid w:val="00393FAF"/>
    <w:rsid w:val="0039489F"/>
    <w:rsid w:val="00397991"/>
    <w:rsid w:val="003A1B95"/>
    <w:rsid w:val="003A290D"/>
    <w:rsid w:val="003A29AA"/>
    <w:rsid w:val="003A5160"/>
    <w:rsid w:val="003A6FB6"/>
    <w:rsid w:val="003B0698"/>
    <w:rsid w:val="003B485B"/>
    <w:rsid w:val="003B5DF2"/>
    <w:rsid w:val="003C020D"/>
    <w:rsid w:val="003C3F10"/>
    <w:rsid w:val="003C6A92"/>
    <w:rsid w:val="003C7115"/>
    <w:rsid w:val="003D6E02"/>
    <w:rsid w:val="003E5494"/>
    <w:rsid w:val="003E74DD"/>
    <w:rsid w:val="003E76C9"/>
    <w:rsid w:val="003F1AC6"/>
    <w:rsid w:val="0040293E"/>
    <w:rsid w:val="004029DF"/>
    <w:rsid w:val="00406E29"/>
    <w:rsid w:val="004074D5"/>
    <w:rsid w:val="00410E86"/>
    <w:rsid w:val="004110A0"/>
    <w:rsid w:val="00416A41"/>
    <w:rsid w:val="00422FB1"/>
    <w:rsid w:val="00431D73"/>
    <w:rsid w:val="0043279F"/>
    <w:rsid w:val="00440B1C"/>
    <w:rsid w:val="00443614"/>
    <w:rsid w:val="0044690C"/>
    <w:rsid w:val="00446DA4"/>
    <w:rsid w:val="00456349"/>
    <w:rsid w:val="0046205E"/>
    <w:rsid w:val="00463A0F"/>
    <w:rsid w:val="00464F90"/>
    <w:rsid w:val="00465FEC"/>
    <w:rsid w:val="004677BF"/>
    <w:rsid w:val="00471E6D"/>
    <w:rsid w:val="004842CE"/>
    <w:rsid w:val="00486AA0"/>
    <w:rsid w:val="00490BEB"/>
    <w:rsid w:val="004A59AB"/>
    <w:rsid w:val="004C29A8"/>
    <w:rsid w:val="004C3F3E"/>
    <w:rsid w:val="004C47C4"/>
    <w:rsid w:val="004C4FFD"/>
    <w:rsid w:val="004C783B"/>
    <w:rsid w:val="004C791F"/>
    <w:rsid w:val="004D015E"/>
    <w:rsid w:val="004D2C49"/>
    <w:rsid w:val="004D60D7"/>
    <w:rsid w:val="004D66A2"/>
    <w:rsid w:val="004E3309"/>
    <w:rsid w:val="004E65B9"/>
    <w:rsid w:val="004F127A"/>
    <w:rsid w:val="004F2BAF"/>
    <w:rsid w:val="004F2C74"/>
    <w:rsid w:val="004F4B71"/>
    <w:rsid w:val="005011EF"/>
    <w:rsid w:val="00507E44"/>
    <w:rsid w:val="00511F62"/>
    <w:rsid w:val="00513EB6"/>
    <w:rsid w:val="00514A08"/>
    <w:rsid w:val="00522E61"/>
    <w:rsid w:val="00526A73"/>
    <w:rsid w:val="00532C8C"/>
    <w:rsid w:val="005404EF"/>
    <w:rsid w:val="0054057D"/>
    <w:rsid w:val="00546044"/>
    <w:rsid w:val="005461F8"/>
    <w:rsid w:val="00550D01"/>
    <w:rsid w:val="0055384E"/>
    <w:rsid w:val="00554E94"/>
    <w:rsid w:val="005716E4"/>
    <w:rsid w:val="00573B59"/>
    <w:rsid w:val="00573EB5"/>
    <w:rsid w:val="005740E4"/>
    <w:rsid w:val="0057429C"/>
    <w:rsid w:val="00584756"/>
    <w:rsid w:val="00590A69"/>
    <w:rsid w:val="00591490"/>
    <w:rsid w:val="00594D81"/>
    <w:rsid w:val="005A06C9"/>
    <w:rsid w:val="005A37CC"/>
    <w:rsid w:val="005A5B75"/>
    <w:rsid w:val="005B6B9C"/>
    <w:rsid w:val="005C2666"/>
    <w:rsid w:val="005C536D"/>
    <w:rsid w:val="005C601C"/>
    <w:rsid w:val="005C616A"/>
    <w:rsid w:val="005C7DFD"/>
    <w:rsid w:val="005D2B4B"/>
    <w:rsid w:val="005D2C95"/>
    <w:rsid w:val="005D6639"/>
    <w:rsid w:val="005D7ADF"/>
    <w:rsid w:val="005E19A0"/>
    <w:rsid w:val="005E1F7C"/>
    <w:rsid w:val="005E1F8E"/>
    <w:rsid w:val="005E45AB"/>
    <w:rsid w:val="005F1D0E"/>
    <w:rsid w:val="005F6C5E"/>
    <w:rsid w:val="0062269A"/>
    <w:rsid w:val="006257EB"/>
    <w:rsid w:val="00627303"/>
    <w:rsid w:val="0062785A"/>
    <w:rsid w:val="00630E45"/>
    <w:rsid w:val="00631E6C"/>
    <w:rsid w:val="00633E5E"/>
    <w:rsid w:val="0064117E"/>
    <w:rsid w:val="00646DEB"/>
    <w:rsid w:val="00647502"/>
    <w:rsid w:val="00652C8B"/>
    <w:rsid w:val="00675BAE"/>
    <w:rsid w:val="006772EE"/>
    <w:rsid w:val="00680807"/>
    <w:rsid w:val="00686E22"/>
    <w:rsid w:val="00691CCC"/>
    <w:rsid w:val="00692023"/>
    <w:rsid w:val="00693D50"/>
    <w:rsid w:val="006A0519"/>
    <w:rsid w:val="006A32F9"/>
    <w:rsid w:val="006A48B2"/>
    <w:rsid w:val="006A7B8B"/>
    <w:rsid w:val="006B08BE"/>
    <w:rsid w:val="006B1BDD"/>
    <w:rsid w:val="006B348B"/>
    <w:rsid w:val="006C186D"/>
    <w:rsid w:val="006C1D88"/>
    <w:rsid w:val="006C49A7"/>
    <w:rsid w:val="006C5F27"/>
    <w:rsid w:val="006D068C"/>
    <w:rsid w:val="006D139A"/>
    <w:rsid w:val="006D2C79"/>
    <w:rsid w:val="006E4597"/>
    <w:rsid w:val="006E60CE"/>
    <w:rsid w:val="00702B45"/>
    <w:rsid w:val="00705DDD"/>
    <w:rsid w:val="00706298"/>
    <w:rsid w:val="007067C9"/>
    <w:rsid w:val="00706D33"/>
    <w:rsid w:val="00707FE9"/>
    <w:rsid w:val="007140FF"/>
    <w:rsid w:val="00717AF1"/>
    <w:rsid w:val="00727DED"/>
    <w:rsid w:val="00744885"/>
    <w:rsid w:val="00751352"/>
    <w:rsid w:val="00751BF3"/>
    <w:rsid w:val="00754103"/>
    <w:rsid w:val="00754CAA"/>
    <w:rsid w:val="00756CCB"/>
    <w:rsid w:val="0076020E"/>
    <w:rsid w:val="007666C0"/>
    <w:rsid w:val="007754FA"/>
    <w:rsid w:val="00782916"/>
    <w:rsid w:val="00783251"/>
    <w:rsid w:val="007864B2"/>
    <w:rsid w:val="007909C3"/>
    <w:rsid w:val="00792B83"/>
    <w:rsid w:val="00797723"/>
    <w:rsid w:val="007A1785"/>
    <w:rsid w:val="007A24A2"/>
    <w:rsid w:val="007A4BF3"/>
    <w:rsid w:val="007B65AC"/>
    <w:rsid w:val="007C0AA4"/>
    <w:rsid w:val="007C3D3A"/>
    <w:rsid w:val="007C4F23"/>
    <w:rsid w:val="007C5509"/>
    <w:rsid w:val="007C5B2A"/>
    <w:rsid w:val="007D09D1"/>
    <w:rsid w:val="007D64C3"/>
    <w:rsid w:val="007F3807"/>
    <w:rsid w:val="007F411D"/>
    <w:rsid w:val="00804D29"/>
    <w:rsid w:val="00805643"/>
    <w:rsid w:val="00814788"/>
    <w:rsid w:val="008214FA"/>
    <w:rsid w:val="0082228F"/>
    <w:rsid w:val="00834A5D"/>
    <w:rsid w:val="008458D3"/>
    <w:rsid w:val="0085079A"/>
    <w:rsid w:val="008511AB"/>
    <w:rsid w:val="00851229"/>
    <w:rsid w:val="0085292A"/>
    <w:rsid w:val="008627A7"/>
    <w:rsid w:val="00863197"/>
    <w:rsid w:val="00864B12"/>
    <w:rsid w:val="00867836"/>
    <w:rsid w:val="0087403D"/>
    <w:rsid w:val="00874854"/>
    <w:rsid w:val="00877A28"/>
    <w:rsid w:val="0088163E"/>
    <w:rsid w:val="00882B32"/>
    <w:rsid w:val="008835DF"/>
    <w:rsid w:val="008863EE"/>
    <w:rsid w:val="00887CD6"/>
    <w:rsid w:val="008A0DB0"/>
    <w:rsid w:val="008A29CE"/>
    <w:rsid w:val="008A2A5B"/>
    <w:rsid w:val="008A2EDA"/>
    <w:rsid w:val="008B69F7"/>
    <w:rsid w:val="008C50E8"/>
    <w:rsid w:val="008C5C71"/>
    <w:rsid w:val="008C6F3B"/>
    <w:rsid w:val="008D2BA4"/>
    <w:rsid w:val="008D3665"/>
    <w:rsid w:val="008D6ADE"/>
    <w:rsid w:val="008D7AA0"/>
    <w:rsid w:val="008E38A9"/>
    <w:rsid w:val="008E47CA"/>
    <w:rsid w:val="008F33BA"/>
    <w:rsid w:val="008F6401"/>
    <w:rsid w:val="009071F1"/>
    <w:rsid w:val="00912333"/>
    <w:rsid w:val="009133AA"/>
    <w:rsid w:val="00913D8B"/>
    <w:rsid w:val="00922DC2"/>
    <w:rsid w:val="00926918"/>
    <w:rsid w:val="00931414"/>
    <w:rsid w:val="00933FEE"/>
    <w:rsid w:val="00947ECB"/>
    <w:rsid w:val="00947F2F"/>
    <w:rsid w:val="009548F3"/>
    <w:rsid w:val="0095700D"/>
    <w:rsid w:val="00957EA4"/>
    <w:rsid w:val="00965EE8"/>
    <w:rsid w:val="00980BB9"/>
    <w:rsid w:val="00997964"/>
    <w:rsid w:val="009A2408"/>
    <w:rsid w:val="009A6F98"/>
    <w:rsid w:val="009B16A2"/>
    <w:rsid w:val="009B30E2"/>
    <w:rsid w:val="009B4D64"/>
    <w:rsid w:val="009C0C97"/>
    <w:rsid w:val="009C174B"/>
    <w:rsid w:val="009C2208"/>
    <w:rsid w:val="009C559D"/>
    <w:rsid w:val="009C62B3"/>
    <w:rsid w:val="009C650D"/>
    <w:rsid w:val="009C74B0"/>
    <w:rsid w:val="009D0BDB"/>
    <w:rsid w:val="009D0CF9"/>
    <w:rsid w:val="009E0ADE"/>
    <w:rsid w:val="009E6479"/>
    <w:rsid w:val="009E6504"/>
    <w:rsid w:val="009F0F8B"/>
    <w:rsid w:val="009F37DF"/>
    <w:rsid w:val="009F76D7"/>
    <w:rsid w:val="00A002D2"/>
    <w:rsid w:val="00A0209C"/>
    <w:rsid w:val="00A034BF"/>
    <w:rsid w:val="00A0364C"/>
    <w:rsid w:val="00A04092"/>
    <w:rsid w:val="00A041EF"/>
    <w:rsid w:val="00A102C8"/>
    <w:rsid w:val="00A11779"/>
    <w:rsid w:val="00A14320"/>
    <w:rsid w:val="00A14A12"/>
    <w:rsid w:val="00A203E7"/>
    <w:rsid w:val="00A2248E"/>
    <w:rsid w:val="00A22C1F"/>
    <w:rsid w:val="00A23DAC"/>
    <w:rsid w:val="00A328EE"/>
    <w:rsid w:val="00A3404F"/>
    <w:rsid w:val="00A42FB8"/>
    <w:rsid w:val="00A4351F"/>
    <w:rsid w:val="00A461F6"/>
    <w:rsid w:val="00A51025"/>
    <w:rsid w:val="00A55C13"/>
    <w:rsid w:val="00A57602"/>
    <w:rsid w:val="00A63EF9"/>
    <w:rsid w:val="00A66062"/>
    <w:rsid w:val="00A66791"/>
    <w:rsid w:val="00A67F54"/>
    <w:rsid w:val="00A67FE9"/>
    <w:rsid w:val="00A72848"/>
    <w:rsid w:val="00A80B4F"/>
    <w:rsid w:val="00A80C90"/>
    <w:rsid w:val="00A8226D"/>
    <w:rsid w:val="00A92272"/>
    <w:rsid w:val="00A933D0"/>
    <w:rsid w:val="00A969E1"/>
    <w:rsid w:val="00A9787E"/>
    <w:rsid w:val="00AA2384"/>
    <w:rsid w:val="00AA5C9F"/>
    <w:rsid w:val="00AB2CE5"/>
    <w:rsid w:val="00AB4B0D"/>
    <w:rsid w:val="00AB72D8"/>
    <w:rsid w:val="00AD03CE"/>
    <w:rsid w:val="00AD2044"/>
    <w:rsid w:val="00AD3584"/>
    <w:rsid w:val="00AD4FC1"/>
    <w:rsid w:val="00AE3058"/>
    <w:rsid w:val="00AE3C83"/>
    <w:rsid w:val="00AE5827"/>
    <w:rsid w:val="00AE7926"/>
    <w:rsid w:val="00AF4E56"/>
    <w:rsid w:val="00AF67C7"/>
    <w:rsid w:val="00B01B4B"/>
    <w:rsid w:val="00B03693"/>
    <w:rsid w:val="00B045E4"/>
    <w:rsid w:val="00B04EF1"/>
    <w:rsid w:val="00B10D05"/>
    <w:rsid w:val="00B131CF"/>
    <w:rsid w:val="00B233DC"/>
    <w:rsid w:val="00B23693"/>
    <w:rsid w:val="00B2556D"/>
    <w:rsid w:val="00B33C39"/>
    <w:rsid w:val="00B42158"/>
    <w:rsid w:val="00B57B69"/>
    <w:rsid w:val="00B63840"/>
    <w:rsid w:val="00B654FB"/>
    <w:rsid w:val="00B65ECA"/>
    <w:rsid w:val="00B71B8F"/>
    <w:rsid w:val="00B7531C"/>
    <w:rsid w:val="00B77DDC"/>
    <w:rsid w:val="00B8717D"/>
    <w:rsid w:val="00B9142D"/>
    <w:rsid w:val="00B95CF3"/>
    <w:rsid w:val="00B96607"/>
    <w:rsid w:val="00BA669D"/>
    <w:rsid w:val="00BB0ECB"/>
    <w:rsid w:val="00BB2C26"/>
    <w:rsid w:val="00BB306A"/>
    <w:rsid w:val="00BB5C12"/>
    <w:rsid w:val="00BC1F2E"/>
    <w:rsid w:val="00BC2CD3"/>
    <w:rsid w:val="00BD1366"/>
    <w:rsid w:val="00BD44EF"/>
    <w:rsid w:val="00BE4CAA"/>
    <w:rsid w:val="00BF0045"/>
    <w:rsid w:val="00BF1D11"/>
    <w:rsid w:val="00BF5A42"/>
    <w:rsid w:val="00C00E89"/>
    <w:rsid w:val="00C04261"/>
    <w:rsid w:val="00C04801"/>
    <w:rsid w:val="00C246B8"/>
    <w:rsid w:val="00C25F68"/>
    <w:rsid w:val="00C27787"/>
    <w:rsid w:val="00C327C5"/>
    <w:rsid w:val="00C3310A"/>
    <w:rsid w:val="00C34894"/>
    <w:rsid w:val="00C406EA"/>
    <w:rsid w:val="00C46003"/>
    <w:rsid w:val="00C55802"/>
    <w:rsid w:val="00C57243"/>
    <w:rsid w:val="00C60A47"/>
    <w:rsid w:val="00C700D5"/>
    <w:rsid w:val="00C763C7"/>
    <w:rsid w:val="00C84D76"/>
    <w:rsid w:val="00CA0CB1"/>
    <w:rsid w:val="00CA1C21"/>
    <w:rsid w:val="00CD17D8"/>
    <w:rsid w:val="00CD6881"/>
    <w:rsid w:val="00CF56B7"/>
    <w:rsid w:val="00CF774A"/>
    <w:rsid w:val="00D069BF"/>
    <w:rsid w:val="00D14278"/>
    <w:rsid w:val="00D14983"/>
    <w:rsid w:val="00D20E0D"/>
    <w:rsid w:val="00D2299F"/>
    <w:rsid w:val="00D238F6"/>
    <w:rsid w:val="00D23C21"/>
    <w:rsid w:val="00D27CC1"/>
    <w:rsid w:val="00D27F95"/>
    <w:rsid w:val="00D305B9"/>
    <w:rsid w:val="00D32DD0"/>
    <w:rsid w:val="00D40D23"/>
    <w:rsid w:val="00D46D6A"/>
    <w:rsid w:val="00D47D5A"/>
    <w:rsid w:val="00D50719"/>
    <w:rsid w:val="00D50E0C"/>
    <w:rsid w:val="00D556D4"/>
    <w:rsid w:val="00D557AD"/>
    <w:rsid w:val="00D566DF"/>
    <w:rsid w:val="00D70764"/>
    <w:rsid w:val="00D75099"/>
    <w:rsid w:val="00D84A6C"/>
    <w:rsid w:val="00D86025"/>
    <w:rsid w:val="00D91903"/>
    <w:rsid w:val="00D94D6B"/>
    <w:rsid w:val="00D94DD5"/>
    <w:rsid w:val="00D95507"/>
    <w:rsid w:val="00D97247"/>
    <w:rsid w:val="00DA1BFE"/>
    <w:rsid w:val="00DA2F5F"/>
    <w:rsid w:val="00DB3FA9"/>
    <w:rsid w:val="00DB41F3"/>
    <w:rsid w:val="00DC15F3"/>
    <w:rsid w:val="00DC23E3"/>
    <w:rsid w:val="00DC31A0"/>
    <w:rsid w:val="00DC6CAA"/>
    <w:rsid w:val="00DD5C76"/>
    <w:rsid w:val="00DD5D1F"/>
    <w:rsid w:val="00DE1731"/>
    <w:rsid w:val="00DE529E"/>
    <w:rsid w:val="00DF3CDD"/>
    <w:rsid w:val="00DF3D3D"/>
    <w:rsid w:val="00DF4C2C"/>
    <w:rsid w:val="00E01159"/>
    <w:rsid w:val="00E03B6B"/>
    <w:rsid w:val="00E040D3"/>
    <w:rsid w:val="00E16050"/>
    <w:rsid w:val="00E205A2"/>
    <w:rsid w:val="00E23C37"/>
    <w:rsid w:val="00E24B6A"/>
    <w:rsid w:val="00E25AC4"/>
    <w:rsid w:val="00E2733F"/>
    <w:rsid w:val="00E33998"/>
    <w:rsid w:val="00E36EF0"/>
    <w:rsid w:val="00E37DE4"/>
    <w:rsid w:val="00E458AE"/>
    <w:rsid w:val="00E51682"/>
    <w:rsid w:val="00E52214"/>
    <w:rsid w:val="00E64921"/>
    <w:rsid w:val="00E65481"/>
    <w:rsid w:val="00E66054"/>
    <w:rsid w:val="00E73464"/>
    <w:rsid w:val="00E864D7"/>
    <w:rsid w:val="00EA2720"/>
    <w:rsid w:val="00EA3B9D"/>
    <w:rsid w:val="00EA3F78"/>
    <w:rsid w:val="00EA478F"/>
    <w:rsid w:val="00EA71BB"/>
    <w:rsid w:val="00EA7A20"/>
    <w:rsid w:val="00EB110A"/>
    <w:rsid w:val="00EB6306"/>
    <w:rsid w:val="00EC0039"/>
    <w:rsid w:val="00EC0D23"/>
    <w:rsid w:val="00EC1C5D"/>
    <w:rsid w:val="00ED2830"/>
    <w:rsid w:val="00EE3FD0"/>
    <w:rsid w:val="00EE5AA6"/>
    <w:rsid w:val="00EE6AD4"/>
    <w:rsid w:val="00EE6DEF"/>
    <w:rsid w:val="00EF6FA0"/>
    <w:rsid w:val="00F0406F"/>
    <w:rsid w:val="00F06268"/>
    <w:rsid w:val="00F12C2E"/>
    <w:rsid w:val="00F14A9E"/>
    <w:rsid w:val="00F20768"/>
    <w:rsid w:val="00F23D6C"/>
    <w:rsid w:val="00F26F71"/>
    <w:rsid w:val="00F317BA"/>
    <w:rsid w:val="00F42346"/>
    <w:rsid w:val="00F44097"/>
    <w:rsid w:val="00F4425C"/>
    <w:rsid w:val="00F47BF1"/>
    <w:rsid w:val="00F5525C"/>
    <w:rsid w:val="00F56C1D"/>
    <w:rsid w:val="00F57002"/>
    <w:rsid w:val="00F61F52"/>
    <w:rsid w:val="00F63842"/>
    <w:rsid w:val="00F72488"/>
    <w:rsid w:val="00F902F4"/>
    <w:rsid w:val="00F91F71"/>
    <w:rsid w:val="00FA08B5"/>
    <w:rsid w:val="00FA5370"/>
    <w:rsid w:val="00FB065C"/>
    <w:rsid w:val="00FB0B3B"/>
    <w:rsid w:val="00FB1885"/>
    <w:rsid w:val="00FB1A7D"/>
    <w:rsid w:val="00FB1D74"/>
    <w:rsid w:val="00FB438E"/>
    <w:rsid w:val="00FB65CC"/>
    <w:rsid w:val="00FC0477"/>
    <w:rsid w:val="00FC2EF9"/>
    <w:rsid w:val="00FC306F"/>
    <w:rsid w:val="00FC47CD"/>
    <w:rsid w:val="00FD1933"/>
    <w:rsid w:val="00FD1B1B"/>
    <w:rsid w:val="00FD1F8F"/>
    <w:rsid w:val="00FD78E2"/>
    <w:rsid w:val="00FE0F87"/>
    <w:rsid w:val="00FE116A"/>
    <w:rsid w:val="00FE2286"/>
    <w:rsid w:val="00FE4103"/>
    <w:rsid w:val="00FE51F7"/>
    <w:rsid w:val="00FF1B41"/>
    <w:rsid w:val="00FF60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147B716"/>
  <w15:docId w15:val="{C9BC708E-418F-433F-B412-BE43AF365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next w:val="Default"/>
    <w:qFormat/>
    <w:rsid w:val="00043EC2"/>
    <w:pPr>
      <w:autoSpaceDE w:val="0"/>
      <w:autoSpaceDN w:val="0"/>
      <w:adjustRightInd w:val="0"/>
    </w:pPr>
    <w:rPr>
      <w:rFonts w:ascii="NNFPLJ+TimesNewRoman" w:hAnsi="NNFPLJ+TimesNewRoman"/>
      <w:sz w:val="24"/>
      <w:szCs w:val="24"/>
    </w:rPr>
  </w:style>
  <w:style w:type="paragraph" w:styleId="Heading1">
    <w:name w:val="heading 1"/>
    <w:basedOn w:val="Normal"/>
    <w:next w:val="Normal"/>
    <w:link w:val="Heading1Char"/>
    <w:qFormat/>
    <w:rsid w:val="00463A0F"/>
    <w:pPr>
      <w:keepNext/>
      <w:spacing w:before="240" w:after="60"/>
      <w:outlineLvl w:val="0"/>
    </w:pPr>
    <w:rPr>
      <w:rFonts w:ascii="Cambria" w:eastAsia="MS Gothic" w:hAnsi="Cambria"/>
      <w:b/>
      <w:bCs/>
      <w:kern w:val="32"/>
      <w:sz w:val="32"/>
      <w:szCs w:val="32"/>
      <w:lang w:val="x-none"/>
    </w:rPr>
  </w:style>
  <w:style w:type="paragraph" w:styleId="Heading3">
    <w:name w:val="heading 3"/>
    <w:basedOn w:val="Normal"/>
    <w:next w:val="Normal"/>
    <w:qFormat/>
    <w:rsid w:val="008D7AA0"/>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C0A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semiHidden/>
    <w:rsid w:val="007C0AA4"/>
    <w:rPr>
      <w:sz w:val="20"/>
      <w:szCs w:val="20"/>
    </w:rPr>
  </w:style>
  <w:style w:type="character" w:styleId="FootnoteReference">
    <w:name w:val="footnote reference"/>
    <w:semiHidden/>
    <w:rsid w:val="007C0AA4"/>
    <w:rPr>
      <w:vertAlign w:val="superscript"/>
    </w:rPr>
  </w:style>
  <w:style w:type="paragraph" w:styleId="Header">
    <w:name w:val="header"/>
    <w:basedOn w:val="Normal"/>
    <w:link w:val="HeaderChar"/>
    <w:uiPriority w:val="99"/>
    <w:rsid w:val="00647502"/>
    <w:pPr>
      <w:tabs>
        <w:tab w:val="center" w:pos="4320"/>
        <w:tab w:val="right" w:pos="8640"/>
      </w:tabs>
    </w:pPr>
  </w:style>
  <w:style w:type="paragraph" w:styleId="Footer">
    <w:name w:val="footer"/>
    <w:basedOn w:val="Normal"/>
    <w:link w:val="FooterChar"/>
    <w:uiPriority w:val="99"/>
    <w:rsid w:val="00647502"/>
    <w:pPr>
      <w:tabs>
        <w:tab w:val="center" w:pos="4320"/>
        <w:tab w:val="right" w:pos="8640"/>
      </w:tabs>
    </w:pPr>
    <w:rPr>
      <w:lang w:val="x-none"/>
    </w:rPr>
  </w:style>
  <w:style w:type="character" w:styleId="PageNumber">
    <w:name w:val="page number"/>
    <w:basedOn w:val="DefaultParagraphFont"/>
    <w:rsid w:val="00647502"/>
  </w:style>
  <w:style w:type="paragraph" w:customStyle="1" w:styleId="Default">
    <w:name w:val="Default"/>
    <w:rsid w:val="005F1D0E"/>
    <w:pPr>
      <w:autoSpaceDE w:val="0"/>
      <w:autoSpaceDN w:val="0"/>
      <w:adjustRightInd w:val="0"/>
    </w:pPr>
    <w:rPr>
      <w:color w:val="000000"/>
      <w:sz w:val="24"/>
      <w:szCs w:val="24"/>
    </w:rPr>
  </w:style>
  <w:style w:type="paragraph" w:customStyle="1" w:styleId="ChecklistSimpleChecked">
    <w:name w:val="Checklist Simple Checked"/>
    <w:basedOn w:val="Normal"/>
    <w:rsid w:val="00B10D05"/>
    <w:pPr>
      <w:numPr>
        <w:numId w:val="1"/>
      </w:numPr>
    </w:pPr>
  </w:style>
  <w:style w:type="character" w:styleId="CommentReference">
    <w:name w:val="annotation reference"/>
    <w:semiHidden/>
    <w:rsid w:val="009D0BDB"/>
    <w:rPr>
      <w:sz w:val="16"/>
      <w:szCs w:val="16"/>
    </w:rPr>
  </w:style>
  <w:style w:type="paragraph" w:styleId="CommentText">
    <w:name w:val="annotation text"/>
    <w:basedOn w:val="Normal"/>
    <w:semiHidden/>
    <w:rsid w:val="009D0BDB"/>
    <w:rPr>
      <w:sz w:val="20"/>
      <w:szCs w:val="20"/>
    </w:rPr>
  </w:style>
  <w:style w:type="paragraph" w:styleId="CommentSubject">
    <w:name w:val="annotation subject"/>
    <w:basedOn w:val="CommentText"/>
    <w:next w:val="CommentText"/>
    <w:semiHidden/>
    <w:rsid w:val="009D0BDB"/>
    <w:rPr>
      <w:b/>
      <w:bCs/>
    </w:rPr>
  </w:style>
  <w:style w:type="paragraph" w:styleId="BalloonText">
    <w:name w:val="Balloon Text"/>
    <w:basedOn w:val="Normal"/>
    <w:semiHidden/>
    <w:rsid w:val="009D0BDB"/>
    <w:rPr>
      <w:rFonts w:ascii="Tahoma" w:hAnsi="Tahoma" w:cs="Tahoma"/>
      <w:sz w:val="16"/>
      <w:szCs w:val="16"/>
    </w:rPr>
  </w:style>
  <w:style w:type="paragraph" w:customStyle="1" w:styleId="ChecklistFooter">
    <w:name w:val="Checklist Footer"/>
    <w:basedOn w:val="Normal"/>
    <w:rsid w:val="00DF3CDD"/>
    <w:pPr>
      <w:autoSpaceDE/>
      <w:autoSpaceDN/>
      <w:adjustRightInd/>
      <w:jc w:val="center"/>
    </w:pPr>
    <w:rPr>
      <w:rFonts w:ascii="Arial Narrow" w:hAnsi="Arial Narrow"/>
      <w:sz w:val="18"/>
    </w:rPr>
  </w:style>
  <w:style w:type="paragraph" w:customStyle="1" w:styleId="SOPFooter">
    <w:name w:val="SOP Footer"/>
    <w:basedOn w:val="Normal"/>
    <w:rsid w:val="006B1BDD"/>
    <w:pPr>
      <w:autoSpaceDE/>
      <w:autoSpaceDN/>
      <w:adjustRightInd/>
      <w:jc w:val="center"/>
    </w:pPr>
    <w:rPr>
      <w:rFonts w:ascii="Arial" w:hAnsi="Arial" w:cs="Tahoma"/>
      <w:sz w:val="18"/>
      <w:szCs w:val="20"/>
    </w:rPr>
  </w:style>
  <w:style w:type="paragraph" w:styleId="BodyText">
    <w:name w:val="Body Text"/>
    <w:basedOn w:val="Normal"/>
    <w:link w:val="BodyTextChar"/>
    <w:rsid w:val="00393FAF"/>
    <w:pPr>
      <w:autoSpaceDE/>
      <w:autoSpaceDN/>
      <w:adjustRightInd/>
      <w:spacing w:before="120" w:after="120"/>
    </w:pPr>
    <w:rPr>
      <w:rFonts w:ascii="Times New Roman" w:hAnsi="Times New Roman"/>
      <w:lang w:val="x-none"/>
    </w:rPr>
  </w:style>
  <w:style w:type="paragraph" w:styleId="ListBullet2">
    <w:name w:val="List Bullet 2"/>
    <w:basedOn w:val="Normal"/>
    <w:rsid w:val="0011551B"/>
    <w:pPr>
      <w:keepNext/>
      <w:numPr>
        <w:numId w:val="5"/>
      </w:numPr>
      <w:autoSpaceDE/>
      <w:autoSpaceDN/>
      <w:adjustRightInd/>
    </w:pPr>
    <w:rPr>
      <w:rFonts w:ascii="Times New Roman" w:hAnsi="Times New Roman"/>
      <w:b/>
      <w:sz w:val="28"/>
    </w:rPr>
  </w:style>
  <w:style w:type="paragraph" w:styleId="ListBullet3">
    <w:name w:val="List Bullet 3"/>
    <w:basedOn w:val="Normal"/>
    <w:rsid w:val="00393FAF"/>
    <w:pPr>
      <w:numPr>
        <w:numId w:val="3"/>
      </w:numPr>
      <w:autoSpaceDE/>
      <w:autoSpaceDN/>
      <w:adjustRightInd/>
    </w:pPr>
    <w:rPr>
      <w:rFonts w:ascii="Times New Roman" w:hAnsi="Times New Roman"/>
      <w:i/>
    </w:rPr>
  </w:style>
  <w:style w:type="paragraph" w:styleId="BlockText">
    <w:name w:val="Block Text"/>
    <w:basedOn w:val="Normal"/>
    <w:link w:val="BlockTextChar"/>
    <w:rsid w:val="00393FAF"/>
    <w:pPr>
      <w:autoSpaceDE/>
      <w:autoSpaceDN/>
      <w:adjustRightInd/>
      <w:spacing w:before="120" w:after="120"/>
      <w:ind w:left="720" w:right="720"/>
    </w:pPr>
    <w:rPr>
      <w:rFonts w:ascii="Times New Roman" w:hAnsi="Times New Roman"/>
      <w:i/>
    </w:rPr>
  </w:style>
  <w:style w:type="character" w:customStyle="1" w:styleId="BlockTextChar">
    <w:name w:val="Block Text Char"/>
    <w:link w:val="BlockText"/>
    <w:rsid w:val="00393FAF"/>
    <w:rPr>
      <w:i/>
      <w:sz w:val="24"/>
      <w:szCs w:val="24"/>
      <w:lang w:val="en-US" w:eastAsia="en-US" w:bidi="ar-SA"/>
    </w:rPr>
  </w:style>
  <w:style w:type="paragraph" w:styleId="ListBullet4">
    <w:name w:val="List Bullet 4"/>
    <w:basedOn w:val="Normal"/>
    <w:rsid w:val="00393FAF"/>
    <w:pPr>
      <w:numPr>
        <w:numId w:val="4"/>
      </w:numPr>
      <w:autoSpaceDE/>
      <w:autoSpaceDN/>
      <w:adjustRightInd/>
      <w:spacing w:before="60" w:after="60"/>
    </w:pPr>
    <w:rPr>
      <w:rFonts w:ascii="Times New Roman" w:hAnsi="Times New Roman"/>
      <w:i/>
    </w:rPr>
  </w:style>
  <w:style w:type="paragraph" w:customStyle="1" w:styleId="StyleBlockTextBefore5ptAfter5pt">
    <w:name w:val="Style Block Text + Before:  5 pt After:  5 pt"/>
    <w:basedOn w:val="BlockText"/>
    <w:rsid w:val="00393FAF"/>
    <w:rPr>
      <w:i w:val="0"/>
      <w:szCs w:val="20"/>
    </w:rPr>
  </w:style>
  <w:style w:type="character" w:styleId="Hyperlink">
    <w:name w:val="Hyperlink"/>
    <w:semiHidden/>
    <w:rsid w:val="004F2BAF"/>
    <w:rPr>
      <w:color w:val="0000FF"/>
      <w:u w:val="single"/>
    </w:rPr>
  </w:style>
  <w:style w:type="character" w:customStyle="1" w:styleId="FooterChar">
    <w:name w:val="Footer Char"/>
    <w:link w:val="Footer"/>
    <w:uiPriority w:val="99"/>
    <w:rsid w:val="008458D3"/>
    <w:rPr>
      <w:rFonts w:ascii="NNFPLJ+TimesNewRoman" w:hAnsi="NNFPLJ+TimesNewRoman"/>
      <w:sz w:val="24"/>
      <w:szCs w:val="24"/>
      <w:lang w:eastAsia="en-US"/>
    </w:rPr>
  </w:style>
  <w:style w:type="character" w:customStyle="1" w:styleId="Heading1Char">
    <w:name w:val="Heading 1 Char"/>
    <w:link w:val="Heading1"/>
    <w:rsid w:val="00463A0F"/>
    <w:rPr>
      <w:rFonts w:ascii="Cambria" w:eastAsia="MS Gothic" w:hAnsi="Cambria" w:cs="Times New Roman"/>
      <w:b/>
      <w:bCs/>
      <w:kern w:val="32"/>
      <w:sz w:val="32"/>
      <w:szCs w:val="32"/>
      <w:lang w:eastAsia="en-US"/>
    </w:rPr>
  </w:style>
  <w:style w:type="character" w:customStyle="1" w:styleId="BodyTextChar">
    <w:name w:val="Body Text Char"/>
    <w:link w:val="BodyText"/>
    <w:rsid w:val="00463A0F"/>
    <w:rPr>
      <w:sz w:val="24"/>
      <w:szCs w:val="24"/>
      <w:lang w:eastAsia="en-US"/>
    </w:rPr>
  </w:style>
  <w:style w:type="paragraph" w:styleId="List">
    <w:name w:val="List"/>
    <w:basedOn w:val="BlockText"/>
    <w:rsid w:val="00463A0F"/>
    <w:pPr>
      <w:numPr>
        <w:numId w:val="6"/>
      </w:numPr>
      <w:spacing w:before="100" w:beforeAutospacing="1" w:after="100" w:afterAutospacing="1"/>
      <w:ind w:left="1080"/>
    </w:pPr>
  </w:style>
  <w:style w:type="paragraph" w:styleId="List2">
    <w:name w:val="List 2"/>
    <w:basedOn w:val="List"/>
    <w:rsid w:val="00043EC2"/>
    <w:pPr>
      <w:numPr>
        <w:ilvl w:val="1"/>
      </w:numPr>
      <w:ind w:left="1440"/>
    </w:pPr>
  </w:style>
  <w:style w:type="paragraph" w:styleId="ListParagraph">
    <w:name w:val="List Paragraph"/>
    <w:basedOn w:val="Normal"/>
    <w:uiPriority w:val="34"/>
    <w:qFormat/>
    <w:rsid w:val="0076020E"/>
    <w:pPr>
      <w:autoSpaceDE/>
      <w:autoSpaceDN/>
      <w:adjustRightInd/>
      <w:spacing w:after="200" w:line="276" w:lineRule="auto"/>
      <w:ind w:left="720"/>
      <w:contextualSpacing/>
    </w:pPr>
    <w:rPr>
      <w:rFonts w:asciiTheme="minorHAnsi" w:eastAsiaTheme="minorHAnsi" w:hAnsiTheme="minorHAnsi" w:cstheme="minorBidi"/>
      <w:sz w:val="22"/>
      <w:szCs w:val="22"/>
    </w:rPr>
  </w:style>
  <w:style w:type="paragraph" w:styleId="NormalWeb">
    <w:name w:val="Normal (Web)"/>
    <w:basedOn w:val="Normal"/>
    <w:uiPriority w:val="99"/>
    <w:rsid w:val="006257EB"/>
    <w:pPr>
      <w:autoSpaceDE/>
      <w:autoSpaceDN/>
      <w:adjustRightInd/>
      <w:spacing w:before="100" w:beforeAutospacing="1" w:after="100" w:afterAutospacing="1"/>
    </w:pPr>
    <w:rPr>
      <w:rFonts w:ascii="Times New Roman" w:hAnsi="Times New Roman"/>
    </w:rPr>
  </w:style>
  <w:style w:type="character" w:customStyle="1" w:styleId="UnresolvedMention1">
    <w:name w:val="Unresolved Mention1"/>
    <w:basedOn w:val="DefaultParagraphFont"/>
    <w:uiPriority w:val="99"/>
    <w:semiHidden/>
    <w:unhideWhenUsed/>
    <w:rsid w:val="00686E22"/>
    <w:rPr>
      <w:color w:val="808080"/>
      <w:shd w:val="clear" w:color="auto" w:fill="E6E6E6"/>
    </w:rPr>
  </w:style>
  <w:style w:type="character" w:customStyle="1" w:styleId="contentline-39">
    <w:name w:val="contentline-39"/>
    <w:basedOn w:val="DefaultParagraphFont"/>
    <w:rsid w:val="00686E22"/>
  </w:style>
  <w:style w:type="character" w:customStyle="1" w:styleId="HeaderChar">
    <w:name w:val="Header Char"/>
    <w:basedOn w:val="DefaultParagraphFont"/>
    <w:link w:val="Header"/>
    <w:uiPriority w:val="99"/>
    <w:rsid w:val="007C3D3A"/>
    <w:rPr>
      <w:rFonts w:ascii="NNFPLJ+TimesNewRoman" w:hAnsi="NNFPLJ+TimesNew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3843738">
      <w:bodyDiv w:val="1"/>
      <w:marLeft w:val="0"/>
      <w:marRight w:val="0"/>
      <w:marTop w:val="0"/>
      <w:marBottom w:val="0"/>
      <w:divBdr>
        <w:top w:val="none" w:sz="0" w:space="0" w:color="auto"/>
        <w:left w:val="none" w:sz="0" w:space="0" w:color="auto"/>
        <w:bottom w:val="none" w:sz="0" w:space="0" w:color="auto"/>
        <w:right w:val="none" w:sz="0" w:space="0" w:color="auto"/>
      </w:divBdr>
      <w:divsChild>
        <w:div w:id="1202789986">
          <w:marLeft w:val="0"/>
          <w:marRight w:val="0"/>
          <w:marTop w:val="0"/>
          <w:marBottom w:val="0"/>
          <w:divBdr>
            <w:top w:val="none" w:sz="0" w:space="0" w:color="auto"/>
            <w:left w:val="none" w:sz="0" w:space="0" w:color="auto"/>
            <w:bottom w:val="none" w:sz="0" w:space="0" w:color="auto"/>
            <w:right w:val="none" w:sz="0" w:space="0" w:color="auto"/>
          </w:divBdr>
          <w:divsChild>
            <w:div w:id="1511136480">
              <w:marLeft w:val="0"/>
              <w:marRight w:val="0"/>
              <w:marTop w:val="0"/>
              <w:marBottom w:val="0"/>
              <w:divBdr>
                <w:top w:val="none" w:sz="0" w:space="0" w:color="auto"/>
                <w:left w:val="none" w:sz="0" w:space="0" w:color="auto"/>
                <w:bottom w:val="none" w:sz="0" w:space="0" w:color="auto"/>
                <w:right w:val="none" w:sz="0" w:space="0" w:color="auto"/>
              </w:divBdr>
              <w:divsChild>
                <w:div w:id="691878438">
                  <w:marLeft w:val="0"/>
                  <w:marRight w:val="0"/>
                  <w:marTop w:val="0"/>
                  <w:marBottom w:val="0"/>
                  <w:divBdr>
                    <w:top w:val="none" w:sz="0" w:space="0" w:color="auto"/>
                    <w:left w:val="none" w:sz="0" w:space="0" w:color="auto"/>
                    <w:bottom w:val="none" w:sz="0" w:space="0" w:color="auto"/>
                    <w:right w:val="none" w:sz="0" w:space="0" w:color="auto"/>
                  </w:divBdr>
                </w:div>
              </w:divsChild>
            </w:div>
            <w:div w:id="2091609821">
              <w:marLeft w:val="0"/>
              <w:marRight w:val="0"/>
              <w:marTop w:val="0"/>
              <w:marBottom w:val="0"/>
              <w:divBdr>
                <w:top w:val="none" w:sz="0" w:space="0" w:color="auto"/>
                <w:left w:val="none" w:sz="0" w:space="0" w:color="auto"/>
                <w:bottom w:val="none" w:sz="0" w:space="0" w:color="auto"/>
                <w:right w:val="none" w:sz="0" w:space="0" w:color="auto"/>
              </w:divBdr>
              <w:divsChild>
                <w:div w:id="1412461232">
                  <w:marLeft w:val="0"/>
                  <w:marRight w:val="0"/>
                  <w:marTop w:val="0"/>
                  <w:marBottom w:val="0"/>
                  <w:divBdr>
                    <w:top w:val="none" w:sz="0" w:space="0" w:color="auto"/>
                    <w:left w:val="none" w:sz="0" w:space="0" w:color="auto"/>
                    <w:bottom w:val="none" w:sz="0" w:space="0" w:color="auto"/>
                    <w:right w:val="none" w:sz="0" w:space="0" w:color="auto"/>
                  </w:divBdr>
                </w:div>
                <w:div w:id="4819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045805">
      <w:bodyDiv w:val="1"/>
      <w:marLeft w:val="0"/>
      <w:marRight w:val="0"/>
      <w:marTop w:val="0"/>
      <w:marBottom w:val="0"/>
      <w:divBdr>
        <w:top w:val="none" w:sz="0" w:space="0" w:color="auto"/>
        <w:left w:val="none" w:sz="0" w:space="0" w:color="auto"/>
        <w:bottom w:val="none" w:sz="0" w:space="0" w:color="auto"/>
        <w:right w:val="none" w:sz="0" w:space="0" w:color="auto"/>
      </w:divBdr>
    </w:div>
    <w:div w:id="1578705589">
      <w:bodyDiv w:val="1"/>
      <w:marLeft w:val="0"/>
      <w:marRight w:val="0"/>
      <w:marTop w:val="0"/>
      <w:marBottom w:val="0"/>
      <w:divBdr>
        <w:top w:val="none" w:sz="0" w:space="0" w:color="auto"/>
        <w:left w:val="none" w:sz="0" w:space="0" w:color="auto"/>
        <w:bottom w:val="none" w:sz="0" w:space="0" w:color="auto"/>
        <w:right w:val="none" w:sz="0" w:space="0" w:color="auto"/>
      </w:divBdr>
      <w:divsChild>
        <w:div w:id="1577741532">
          <w:marLeft w:val="0"/>
          <w:marRight w:val="0"/>
          <w:marTop w:val="0"/>
          <w:marBottom w:val="0"/>
          <w:divBdr>
            <w:top w:val="none" w:sz="0" w:space="0" w:color="auto"/>
            <w:left w:val="none" w:sz="0" w:space="0" w:color="auto"/>
            <w:bottom w:val="none" w:sz="0" w:space="0" w:color="auto"/>
            <w:right w:val="none" w:sz="0" w:space="0" w:color="auto"/>
          </w:divBdr>
          <w:divsChild>
            <w:div w:id="1093208330">
              <w:marLeft w:val="0"/>
              <w:marRight w:val="0"/>
              <w:marTop w:val="0"/>
              <w:marBottom w:val="0"/>
              <w:divBdr>
                <w:top w:val="none" w:sz="0" w:space="0" w:color="auto"/>
                <w:left w:val="none" w:sz="0" w:space="0" w:color="auto"/>
                <w:bottom w:val="none" w:sz="0" w:space="0" w:color="auto"/>
                <w:right w:val="none" w:sz="0" w:space="0" w:color="auto"/>
              </w:divBdr>
              <w:divsChild>
                <w:div w:id="1273132275">
                  <w:marLeft w:val="0"/>
                  <w:marRight w:val="0"/>
                  <w:marTop w:val="0"/>
                  <w:marBottom w:val="0"/>
                  <w:divBdr>
                    <w:top w:val="none" w:sz="0" w:space="0" w:color="auto"/>
                    <w:left w:val="none" w:sz="0" w:space="0" w:color="auto"/>
                    <w:bottom w:val="none" w:sz="0" w:space="0" w:color="auto"/>
                    <w:right w:val="none" w:sz="0" w:space="0" w:color="auto"/>
                  </w:divBdr>
                  <w:divsChild>
                    <w:div w:id="143759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136689">
      <w:bodyDiv w:val="1"/>
      <w:marLeft w:val="0"/>
      <w:marRight w:val="0"/>
      <w:marTop w:val="0"/>
      <w:marBottom w:val="0"/>
      <w:divBdr>
        <w:top w:val="none" w:sz="0" w:space="0" w:color="auto"/>
        <w:left w:val="none" w:sz="0" w:space="0" w:color="auto"/>
        <w:bottom w:val="none" w:sz="0" w:space="0" w:color="auto"/>
        <w:right w:val="none" w:sz="0" w:space="0" w:color="auto"/>
      </w:divBdr>
    </w:div>
    <w:div w:id="2077387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jpe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612E88-F1A1-454D-9F57-0EB3D1A292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1516</Words>
  <Characters>8642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RP-503 - TEMPLATE PROTOCOL</vt:lpstr>
    </vt:vector>
  </TitlesOfParts>
  <Manager>Stuart Horowitz, PhD, MBA, CHRC</Manager>
  <Company>Huron Consulting Group, Inc.</Company>
  <LinksUpToDate>false</LinksUpToDate>
  <CharactersWithSpaces>10138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RP-503 - TEMPLATE PROTOCOL</dc:title>
  <dc:subject>Huron HRPP ToolKit</dc:subject>
  <dc:creator>Lynn Smith</dc:creator>
  <cp:keywords>Huron, HRPP, SOP</cp:keywords>
  <cp:lastModifiedBy>Signorile, Joseph F</cp:lastModifiedBy>
  <cp:revision>2</cp:revision>
  <cp:lastPrinted>2010-09-10T14:56:00Z</cp:lastPrinted>
  <dcterms:created xsi:type="dcterms:W3CDTF">2019-01-31T17:07:00Z</dcterms:created>
  <dcterms:modified xsi:type="dcterms:W3CDTF">2019-01-31T17:07:00Z</dcterms:modified>
</cp:coreProperties>
</file>